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BE51B" w14:textId="27551678" w:rsidR="262DB516" w:rsidRPr="0077284C" w:rsidRDefault="262DB516" w:rsidP="262DB516"/>
    <w:p w14:paraId="27F52A42" w14:textId="64AAEE4F" w:rsidR="00A25DA7" w:rsidRDefault="005D3B07" w:rsidP="00A25DA7">
      <w:pPr>
        <w:pStyle w:val="Ttulo1"/>
      </w:pPr>
      <w:r>
        <w:t>Lic. Teresa</w:t>
      </w:r>
    </w:p>
    <w:p w14:paraId="24391969" w14:textId="77777777" w:rsidR="00F80DAD" w:rsidRPr="0077284C" w:rsidRDefault="00F80DAD" w:rsidP="00F80DAD">
      <w:pPr>
        <w:pStyle w:val="Ttulo2"/>
      </w:pPr>
      <w:r w:rsidRPr="0077284C">
        <w:t>Preguntas Generales del Sistema</w:t>
      </w:r>
    </w:p>
    <w:p w14:paraId="3D90A6F0" w14:textId="77777777" w:rsidR="00F80DAD" w:rsidRPr="0077284C" w:rsidRDefault="00F80DAD" w:rsidP="00F80DAD">
      <w:pPr>
        <w:pStyle w:val="Ttulo3"/>
      </w:pPr>
      <w:r w:rsidRPr="0077284C">
        <w:t>¿Qué sistema utilizan actualmente para desempeñar su puesto?</w:t>
      </w:r>
    </w:p>
    <w:p w14:paraId="71611E33" w14:textId="1B22CBAA" w:rsidR="00F80DAD" w:rsidRPr="0077284C" w:rsidRDefault="00F80DAD" w:rsidP="00493BB1">
      <w:pPr>
        <w:ind w:left="708"/>
      </w:pPr>
      <w:r w:rsidRPr="0077284C">
        <w:t xml:space="preserve">correo electrónico, WhatsApp, Excel y tablillas a mano </w:t>
      </w:r>
    </w:p>
    <w:p w14:paraId="35D082A3" w14:textId="77777777" w:rsidR="00F80DAD" w:rsidRPr="0077284C" w:rsidRDefault="00F80DAD" w:rsidP="00493BB1">
      <w:pPr>
        <w:ind w:left="708"/>
      </w:pPr>
      <w:r w:rsidRPr="0077284C">
        <w:t>Se piden datos, generales y en ciertos casos más personales.</w:t>
      </w:r>
    </w:p>
    <w:p w14:paraId="75D79D3E" w14:textId="1DB1620C" w:rsidR="00F80DAD" w:rsidRPr="0077284C" w:rsidRDefault="00F80DAD" w:rsidP="00AE7F47">
      <w:pPr>
        <w:ind w:left="708"/>
      </w:pPr>
      <w:r w:rsidRPr="0077284C">
        <w:t>Datos: (a la vuelta)</w:t>
      </w:r>
    </w:p>
    <w:p w14:paraId="6BB842B7" w14:textId="77777777" w:rsidR="00F80DAD" w:rsidRPr="0077284C" w:rsidRDefault="00F80DAD" w:rsidP="00493BB1">
      <w:pPr>
        <w:pStyle w:val="Ttulo3"/>
      </w:pPr>
      <w:r w:rsidRPr="0077284C">
        <w:t>¿Cuántos usuarios aproximadamente utilizarán el sistema en cada departamento (psicología y enfermería)?</w:t>
      </w:r>
    </w:p>
    <w:p w14:paraId="16E4559A" w14:textId="156A3B7F" w:rsidR="00F80DAD" w:rsidRPr="0077284C" w:rsidRDefault="00F80DAD" w:rsidP="00493BB1">
      <w:pPr>
        <w:ind w:left="708"/>
      </w:pPr>
      <w:r w:rsidRPr="0077284C">
        <w:t>6 psicólogos (3 dia,3 tarde) cada psicólogo tiene dos carreras a su cargo (En ciertos casos de crisis se pueden pasar alumnos) 1- superior (confidencialidad de cada psicólogo), (revisión de casos en ciertas ocasiones)</w:t>
      </w:r>
    </w:p>
    <w:p w14:paraId="3FD5F013" w14:textId="21A1F263" w:rsidR="00F80DAD" w:rsidRPr="0077284C" w:rsidRDefault="00F80DAD" w:rsidP="00AE7F47">
      <w:pPr>
        <w:ind w:left="708"/>
      </w:pPr>
      <w:r w:rsidRPr="0077284C">
        <w:t xml:space="preserve">-Pueden variar </w:t>
      </w:r>
    </w:p>
    <w:p w14:paraId="0D67F0AE" w14:textId="77777777" w:rsidR="00F80DAD" w:rsidRPr="0077284C" w:rsidRDefault="00F80DAD" w:rsidP="00493BB1">
      <w:pPr>
        <w:pStyle w:val="Ttulo3"/>
      </w:pPr>
      <w:r w:rsidRPr="0077284C">
        <w:t>¿Qué tipos de roles de usuario necesitan (médicos, enfermeras, psicólogos, administrativos, pacientes)?</w:t>
      </w:r>
    </w:p>
    <w:p w14:paraId="0FB6C9B8" w14:textId="17712129" w:rsidR="00F80DAD" w:rsidRPr="0077284C" w:rsidRDefault="00F80DAD" w:rsidP="00AE7F47">
      <w:pPr>
        <w:ind w:firstLine="708"/>
      </w:pPr>
      <w:r w:rsidRPr="0077284C">
        <w:t>Psicología: Psicólogos, superiores</w:t>
      </w:r>
    </w:p>
    <w:p w14:paraId="72655F06" w14:textId="77777777" w:rsidR="00F80DAD" w:rsidRPr="0077284C" w:rsidRDefault="00F80DAD" w:rsidP="00493BB1">
      <w:pPr>
        <w:pStyle w:val="Ttulo3"/>
      </w:pPr>
      <w:r w:rsidRPr="0077284C">
        <w:t>¿Qué permisos y niveles de acceso necesita cada rol?</w:t>
      </w:r>
    </w:p>
    <w:p w14:paraId="067D0394" w14:textId="70D78E21" w:rsidR="00F80DAD" w:rsidRPr="0077284C" w:rsidRDefault="00F80DAD" w:rsidP="00AE7F47">
      <w:pPr>
        <w:ind w:left="708"/>
      </w:pPr>
      <w:r w:rsidRPr="0077284C">
        <w:t xml:space="preserve">dependiendo de el caso cada quien tiene su acceso a la información de cada alumno </w:t>
      </w:r>
    </w:p>
    <w:p w14:paraId="04FF0967" w14:textId="77777777" w:rsidR="00F80DAD" w:rsidRPr="0077284C" w:rsidRDefault="00F80DAD" w:rsidP="00AE7F47">
      <w:pPr>
        <w:pStyle w:val="Ttulo3"/>
      </w:pPr>
      <w:r w:rsidRPr="0077284C">
        <w:t>¿Necesitan integración con otros sistemas existentes en la institución?</w:t>
      </w:r>
    </w:p>
    <w:p w14:paraId="1089F485" w14:textId="2279A2A2" w:rsidR="00F80DAD" w:rsidRPr="0077284C" w:rsidRDefault="00F80DAD" w:rsidP="00AE7F47">
      <w:pPr>
        <w:ind w:firstLine="708"/>
      </w:pPr>
      <w:r w:rsidRPr="0077284C">
        <w:t xml:space="preserve">vinculación e inclusión </w:t>
      </w:r>
    </w:p>
    <w:p w14:paraId="1776433F" w14:textId="77777777" w:rsidR="00F80DAD" w:rsidRPr="0077284C" w:rsidRDefault="00F80DAD" w:rsidP="00AE7F47">
      <w:pPr>
        <w:pStyle w:val="Ttulo3"/>
      </w:pPr>
      <w:r w:rsidRPr="0077284C">
        <w:t>¿Qué dispositivos usarán para acceder al sistema (computadoras, tablets, teléfonos)?</w:t>
      </w:r>
    </w:p>
    <w:p w14:paraId="4AE36D1F" w14:textId="689EF8D1" w:rsidR="00AE7F47" w:rsidRDefault="00F80DAD" w:rsidP="00AE7F47">
      <w:pPr>
        <w:ind w:firstLine="708"/>
      </w:pPr>
      <w:r w:rsidRPr="0077284C">
        <w:t>Computadora, Celular, Tablet, etc.</w:t>
      </w:r>
    </w:p>
    <w:p w14:paraId="154967CE" w14:textId="77777777" w:rsidR="00AE7F47" w:rsidRPr="00F80DAD" w:rsidRDefault="00AE7F47" w:rsidP="00AE7F47">
      <w:pPr>
        <w:ind w:firstLine="708"/>
      </w:pPr>
    </w:p>
    <w:p w14:paraId="0362E5D2" w14:textId="77777777" w:rsidR="00A25DA7" w:rsidRPr="0077284C" w:rsidRDefault="00A25DA7" w:rsidP="00A25DA7">
      <w:pPr>
        <w:pStyle w:val="Ttulo2"/>
      </w:pPr>
      <w:r w:rsidRPr="0077284C">
        <w:t>Gestión de Pacientes</w:t>
      </w:r>
    </w:p>
    <w:p w14:paraId="0417537A" w14:textId="77777777" w:rsidR="00A25DA7" w:rsidRPr="0077284C" w:rsidRDefault="00A25DA7" w:rsidP="00C57868">
      <w:pPr>
        <w:pStyle w:val="Ttulo3"/>
      </w:pPr>
      <w:r w:rsidRPr="0077284C">
        <w:t>¿Qué información específica del paciente necesitan registrar en la historia clínica psicológica?</w:t>
      </w:r>
    </w:p>
    <w:p w14:paraId="7EB504F0" w14:textId="42F6990D" w:rsidR="00D41B7D" w:rsidRPr="0077284C" w:rsidRDefault="00D41B7D" w:rsidP="00C57868">
      <w:r w:rsidRPr="0077284C">
        <w:t>(Hoja)</w:t>
      </w:r>
    </w:p>
    <w:p w14:paraId="0DEA2CEA" w14:textId="6D47EF32" w:rsidR="00A25DA7" w:rsidRDefault="00A25DA7" w:rsidP="00C57868">
      <w:pPr>
        <w:pStyle w:val="Ttulo3"/>
      </w:pPr>
      <w:r w:rsidRPr="0077284C">
        <w:lastRenderedPageBreak/>
        <w:t xml:space="preserve">¿Realizan evaluaciones psicométricas o pruebas </w:t>
      </w:r>
      <w:r w:rsidR="00693F70" w:rsidRPr="0077284C">
        <w:t xml:space="preserve">psicológicas? </w:t>
      </w:r>
      <w:r w:rsidRPr="0077284C">
        <w:t>¿Cuáles?</w:t>
      </w:r>
      <w:r w:rsidR="00D41B7D" w:rsidRPr="0077284C">
        <w:t xml:space="preserve"> Wizz y wazz (alumnos de ingreso y </w:t>
      </w:r>
      <w:r w:rsidR="00047F83" w:rsidRPr="0077284C">
        <w:t>reingreso)</w:t>
      </w:r>
      <w:r w:rsidR="00D41B7D" w:rsidRPr="0077284C">
        <w:t xml:space="preserve"> (pruebas de </w:t>
      </w:r>
      <w:r w:rsidR="00693F70" w:rsidRPr="0077284C">
        <w:t xml:space="preserve">reconocimiento, </w:t>
      </w:r>
      <w:r w:rsidR="00C57868" w:rsidRPr="0077284C">
        <w:t>valoración)</w:t>
      </w:r>
    </w:p>
    <w:p w14:paraId="3254612E" w14:textId="0D6DACC3" w:rsidR="00C57868" w:rsidRPr="00C57868" w:rsidRDefault="00C57868" w:rsidP="00C57868">
      <w:r>
        <w:t>si</w:t>
      </w:r>
    </w:p>
    <w:p w14:paraId="7C9E4669" w14:textId="77777777" w:rsidR="00C57868" w:rsidRDefault="00A25DA7" w:rsidP="00C57868">
      <w:pPr>
        <w:pStyle w:val="Ttulo3"/>
      </w:pPr>
      <w:r w:rsidRPr="0077284C">
        <w:t>¿Cómo registran el motivo de consulta y antecedentes psicológicos?</w:t>
      </w:r>
      <w:r w:rsidR="00693F70" w:rsidRPr="0077284C">
        <w:t xml:space="preserve"> </w:t>
      </w:r>
    </w:p>
    <w:p w14:paraId="6BC9CC52" w14:textId="190F578C" w:rsidR="00A25DA7" w:rsidRPr="0077284C" w:rsidRDefault="00693F70" w:rsidP="00C57868">
      <w:pPr>
        <w:pStyle w:val="Prrafodelista"/>
      </w:pPr>
      <w:r w:rsidRPr="0077284C">
        <w:t xml:space="preserve"> </w:t>
      </w:r>
      <w:r w:rsidR="00047F83" w:rsidRPr="0077284C">
        <w:t>A medida de tutor, asesor y se sigue el caso (caso más usado vía tutor o tutorías)</w:t>
      </w:r>
    </w:p>
    <w:p w14:paraId="7EBD7B63" w14:textId="77777777" w:rsidR="00C57868" w:rsidRDefault="00A25DA7" w:rsidP="00C57868">
      <w:pPr>
        <w:pStyle w:val="Ttulo3"/>
      </w:pPr>
      <w:r w:rsidRPr="0077284C">
        <w:t>¿Necesitan registrar información sobre redes de apoyo familiar y social?</w:t>
      </w:r>
    </w:p>
    <w:p w14:paraId="37B05249" w14:textId="6E92546B" w:rsidR="00A25DA7" w:rsidRPr="0077284C" w:rsidRDefault="00DD7C00" w:rsidP="00C57868">
      <w:pPr>
        <w:pStyle w:val="Prrafodelista"/>
      </w:pPr>
      <w:r w:rsidRPr="0077284C">
        <w:t>si</w:t>
      </w:r>
    </w:p>
    <w:p w14:paraId="482E016A" w14:textId="77777777" w:rsidR="00C57868" w:rsidRDefault="00A25DA7" w:rsidP="00C57868">
      <w:pPr>
        <w:pStyle w:val="Ttulo3"/>
      </w:pPr>
      <w:r w:rsidRPr="0077284C">
        <w:t>¿Requieren campos para diagnósticos DSM-5 o CIE-10/11?</w:t>
      </w:r>
      <w:r w:rsidR="00DD7C00" w:rsidRPr="0077284C">
        <w:t xml:space="preserve"> </w:t>
      </w:r>
    </w:p>
    <w:p w14:paraId="025194F6" w14:textId="5753E2BB" w:rsidR="00A25DA7" w:rsidRPr="0077284C" w:rsidRDefault="00EC1472" w:rsidP="00C57868">
      <w:pPr>
        <w:pStyle w:val="Prrafodelista"/>
      </w:pPr>
      <w:r w:rsidRPr="0077284C">
        <w:t>Si (patologia)</w:t>
      </w:r>
    </w:p>
    <w:p w14:paraId="0ECC5E10" w14:textId="77777777" w:rsidR="00A25DA7" w:rsidRPr="0077284C" w:rsidRDefault="00A25DA7" w:rsidP="00A25DA7"/>
    <w:p w14:paraId="5141443C" w14:textId="77777777" w:rsidR="00A25DA7" w:rsidRPr="0077284C" w:rsidRDefault="00A25DA7" w:rsidP="00A25DA7">
      <w:pPr>
        <w:pStyle w:val="Ttulo2"/>
      </w:pPr>
      <w:r w:rsidRPr="0077284C">
        <w:t>Sesiones y Tratamiento</w:t>
      </w:r>
    </w:p>
    <w:p w14:paraId="5C244996" w14:textId="77777777" w:rsidR="00C57868" w:rsidRDefault="00A25DA7" w:rsidP="00C57868">
      <w:pPr>
        <w:pStyle w:val="Ttulo3"/>
      </w:pPr>
      <w:r w:rsidRPr="0077284C">
        <w:t>¿Cómo documentan cada sesión terapéutica (notas de evolución, SOAP, narrativo)?</w:t>
      </w:r>
    </w:p>
    <w:p w14:paraId="4FE39A05" w14:textId="2D4C1DE9" w:rsidR="00A25DA7" w:rsidRPr="0077284C" w:rsidRDefault="00EC1472" w:rsidP="00425567">
      <w:r w:rsidRPr="0077284C">
        <w:t xml:space="preserve"> De manera narrativa y se va engrosando el expediente del alumno</w:t>
      </w:r>
      <w:r w:rsidR="00787212" w:rsidRPr="0077284C">
        <w:t xml:space="preserve"> (tipo sesión )</w:t>
      </w:r>
    </w:p>
    <w:p w14:paraId="5B5F12C2" w14:textId="77777777" w:rsidR="00425567" w:rsidRDefault="00A25DA7" w:rsidP="00425567">
      <w:pPr>
        <w:pStyle w:val="Ttulo3"/>
      </w:pPr>
      <w:r w:rsidRPr="0077284C">
        <w:t>¿Qué información debe incluirse en cada nota de sesión?</w:t>
      </w:r>
    </w:p>
    <w:p w14:paraId="6998A50E" w14:textId="349F391E" w:rsidR="00A25DA7" w:rsidRPr="0077284C" w:rsidRDefault="00787212" w:rsidP="00425567">
      <w:pPr>
        <w:pStyle w:val="Prrafodelista"/>
      </w:pPr>
      <w:r w:rsidRPr="0077284C">
        <w:t xml:space="preserve"> Que se va  a trabajar tipo de terapia y avances (se abre expediente)</w:t>
      </w:r>
      <w:r w:rsidR="00141F09" w:rsidRPr="0077284C">
        <w:t xml:space="preserve"> (sesión alumno cuadro blanco )</w:t>
      </w:r>
    </w:p>
    <w:p w14:paraId="16A5D715" w14:textId="77777777" w:rsidR="00425567" w:rsidRDefault="00A25DA7" w:rsidP="00425567">
      <w:pPr>
        <w:pStyle w:val="Ttulo3"/>
      </w:pPr>
      <w:r w:rsidRPr="0077284C">
        <w:t>¿Necesitan seguimiento de planes de tratamiento y objetivos terapéuticos?</w:t>
      </w:r>
    </w:p>
    <w:p w14:paraId="2000F1DD" w14:textId="3403F39F" w:rsidR="00A25DA7" w:rsidRPr="0077284C" w:rsidRDefault="000B4B84" w:rsidP="00425567">
      <w:pPr>
        <w:pStyle w:val="Prrafodelista"/>
      </w:pPr>
      <w:r w:rsidRPr="0077284C">
        <w:t xml:space="preserve"> Si </w:t>
      </w:r>
    </w:p>
    <w:p w14:paraId="784E5758" w14:textId="77777777" w:rsidR="00425567" w:rsidRDefault="00A25DA7" w:rsidP="00425567">
      <w:pPr>
        <w:pStyle w:val="Ttulo3"/>
      </w:pPr>
      <w:r w:rsidRPr="0077284C">
        <w:t>¿Registran tareas o actividades para el paciente entre sesiones?</w:t>
      </w:r>
      <w:r w:rsidR="000B4B84" w:rsidRPr="0077284C">
        <w:t xml:space="preserve"> </w:t>
      </w:r>
    </w:p>
    <w:p w14:paraId="5F4B74B7" w14:textId="0625EEFF" w:rsidR="00A25DA7" w:rsidRPr="0077284C" w:rsidRDefault="000B4B84" w:rsidP="00425567">
      <w:pPr>
        <w:pStyle w:val="Prrafodelista"/>
      </w:pPr>
      <w:r w:rsidRPr="0077284C">
        <w:t xml:space="preserve">Si </w:t>
      </w:r>
    </w:p>
    <w:p w14:paraId="6CC96A9E" w14:textId="77777777" w:rsidR="00A25DA7" w:rsidRPr="0077284C" w:rsidRDefault="00A25DA7" w:rsidP="00425567">
      <w:pPr>
        <w:pStyle w:val="Ttulo3"/>
      </w:pPr>
      <w:r w:rsidRPr="0077284C">
        <w:t>¿Manejan diferentes tipos de terapia (individual, grupal, familiar, pareja)?</w:t>
      </w:r>
    </w:p>
    <w:p w14:paraId="50144374" w14:textId="59CEED1C" w:rsidR="001B4658" w:rsidRPr="0077284C" w:rsidRDefault="001B4658" w:rsidP="001B4658">
      <w:pPr>
        <w:pStyle w:val="Prrafodelista"/>
      </w:pPr>
      <w:r w:rsidRPr="0077284C">
        <w:t xml:space="preserve">Individual </w:t>
      </w:r>
    </w:p>
    <w:p w14:paraId="060C1CF3" w14:textId="77777777" w:rsidR="00A25DA7" w:rsidRPr="0077284C" w:rsidRDefault="00A25DA7" w:rsidP="00A25DA7"/>
    <w:p w14:paraId="19BF38F9" w14:textId="77777777" w:rsidR="00A25DA7" w:rsidRPr="0077284C" w:rsidRDefault="00A25DA7" w:rsidP="00A25DA7">
      <w:pPr>
        <w:pStyle w:val="Ttulo2"/>
      </w:pPr>
      <w:r w:rsidRPr="0077284C">
        <w:t>Escalas y Evaluaciones</w:t>
      </w:r>
    </w:p>
    <w:p w14:paraId="57DC254B" w14:textId="79A830D5" w:rsidR="0031556B" w:rsidRPr="0077284C" w:rsidRDefault="00A25DA7" w:rsidP="00AE5D72">
      <w:pPr>
        <w:pStyle w:val="Ttulo3"/>
      </w:pPr>
      <w:r w:rsidRPr="0077284C">
        <w:t>¿Qué escalas de evaluación utilizan frecuentemente (depresión, ansiedad, estrés</w:t>
      </w:r>
      <w:r w:rsidR="00F26A2A">
        <w:t>?</w:t>
      </w:r>
    </w:p>
    <w:p w14:paraId="57F95FC1" w14:textId="4871E8D9" w:rsidR="00A25DA7" w:rsidRPr="0077284C" w:rsidRDefault="00352735" w:rsidP="0031556B">
      <w:pPr>
        <w:pStyle w:val="Prrafodelista"/>
      </w:pPr>
      <w:r w:rsidRPr="0077284C">
        <w:t xml:space="preserve"> </w:t>
      </w:r>
      <w:r w:rsidR="0031556B" w:rsidRPr="0077284C">
        <w:t xml:space="preserve"> </w:t>
      </w:r>
      <w:r w:rsidR="00AE3FE0" w:rsidRPr="0077284C">
        <w:t>ansiedad Depresión</w:t>
      </w:r>
      <w:r w:rsidRPr="0077284C">
        <w:t xml:space="preserve"> duelos </w:t>
      </w:r>
      <w:r w:rsidR="0031556B" w:rsidRPr="0077284C">
        <w:t xml:space="preserve">(pareja) duelos de perdida </w:t>
      </w:r>
    </w:p>
    <w:p w14:paraId="22AC794B" w14:textId="77777777" w:rsidR="00F26A2A" w:rsidRDefault="00A25DA7" w:rsidP="00F26A2A">
      <w:pPr>
        <w:pStyle w:val="Ttulo3"/>
      </w:pPr>
      <w:r w:rsidRPr="0077284C">
        <w:lastRenderedPageBreak/>
        <w:t>¿Necesitan gráficos o visualizaciones del progreso del paciente?</w:t>
      </w:r>
    </w:p>
    <w:p w14:paraId="14DB4AE7" w14:textId="44664687" w:rsidR="00A25DA7" w:rsidRPr="0077284C" w:rsidRDefault="0031556B" w:rsidP="00F26A2A">
      <w:pPr>
        <w:pStyle w:val="Prrafodelista"/>
      </w:pPr>
      <w:r w:rsidRPr="0077284C">
        <w:t xml:space="preserve"> No </w:t>
      </w:r>
    </w:p>
    <w:p w14:paraId="0766DBBE" w14:textId="77777777" w:rsidR="00F26A2A" w:rsidRDefault="00A25DA7" w:rsidP="00F26A2A">
      <w:pPr>
        <w:pStyle w:val="Ttulo3"/>
      </w:pPr>
      <w:r w:rsidRPr="0077284C">
        <w:t xml:space="preserve">¿Requieren alertas para </w:t>
      </w:r>
      <w:r w:rsidR="00033B43" w:rsidRPr="0077284C">
        <w:t>reevaluaciones</w:t>
      </w:r>
      <w:r w:rsidRPr="0077284C">
        <w:t xml:space="preserve"> periódicas?</w:t>
      </w:r>
      <w:r w:rsidR="0031556B" w:rsidRPr="0077284C">
        <w:t xml:space="preserve"> </w:t>
      </w:r>
    </w:p>
    <w:p w14:paraId="3BD546F3" w14:textId="5164142D" w:rsidR="00A25DA7" w:rsidRPr="0077284C" w:rsidRDefault="00AE3FE0" w:rsidP="00F26A2A">
      <w:pPr>
        <w:pStyle w:val="Prrafodelista"/>
      </w:pPr>
      <w:r w:rsidRPr="0077284C">
        <w:t xml:space="preserve">Si seria importante para determinados casos </w:t>
      </w:r>
    </w:p>
    <w:p w14:paraId="000FB99D" w14:textId="77777777" w:rsidR="00A25DA7" w:rsidRPr="0077284C" w:rsidRDefault="00A25DA7" w:rsidP="00A25DA7"/>
    <w:p w14:paraId="76506DA2" w14:textId="77777777" w:rsidR="00A25DA7" w:rsidRPr="0077284C" w:rsidRDefault="00A25DA7" w:rsidP="00A25DA7">
      <w:pPr>
        <w:pStyle w:val="Ttulo2"/>
      </w:pPr>
      <w:r w:rsidRPr="0077284C">
        <w:t>Documentación</w:t>
      </w:r>
    </w:p>
    <w:p w14:paraId="69DB2003" w14:textId="77777777" w:rsidR="00F26A2A" w:rsidRDefault="00A25DA7" w:rsidP="00F26A2A">
      <w:pPr>
        <w:pStyle w:val="Ttulo3"/>
      </w:pPr>
      <w:r w:rsidRPr="0077284C">
        <w:t>¿Necesitan generar reportes psicológicos o informes para terceros?</w:t>
      </w:r>
    </w:p>
    <w:p w14:paraId="068AE980" w14:textId="035B8A73" w:rsidR="00A25DA7" w:rsidRPr="0077284C" w:rsidRDefault="00267BAA" w:rsidP="00F26A2A">
      <w:pPr>
        <w:pStyle w:val="Prrafodelista"/>
      </w:pPr>
      <w:r w:rsidRPr="0077284C">
        <w:t xml:space="preserve"> </w:t>
      </w:r>
      <w:r w:rsidR="003B1603" w:rsidRPr="0077284C">
        <w:t xml:space="preserve">Si se generan reportes para reuniones rectora </w:t>
      </w:r>
    </w:p>
    <w:p w14:paraId="6D4833AE" w14:textId="77777777" w:rsidR="00F26A2A" w:rsidRDefault="00A25DA7" w:rsidP="00F26A2A">
      <w:pPr>
        <w:pStyle w:val="Ttulo3"/>
      </w:pPr>
      <w:r w:rsidRPr="0077284C">
        <w:t>¿Qué plantillas de documentos necesitan?</w:t>
      </w:r>
      <w:r w:rsidR="003B1603" w:rsidRPr="0077284C">
        <w:t xml:space="preserve"> </w:t>
      </w:r>
    </w:p>
    <w:p w14:paraId="1A2C882D" w14:textId="76852779" w:rsidR="00A25DA7" w:rsidRPr="0077284C" w:rsidRDefault="003B1603" w:rsidP="00F26A2A">
      <w:pPr>
        <w:pStyle w:val="Prrafodelista"/>
      </w:pPr>
      <w:r w:rsidRPr="0077284C">
        <w:t>(Hoja)</w:t>
      </w:r>
    </w:p>
    <w:p w14:paraId="1A87ED82" w14:textId="77777777" w:rsidR="00F26A2A" w:rsidRDefault="00A25DA7" w:rsidP="00F26A2A">
      <w:pPr>
        <w:pStyle w:val="Ttulo3"/>
      </w:pPr>
      <w:r w:rsidRPr="0077284C">
        <w:t>¿Manejan consentimientos informados específicos para tratamiento psicológico?</w:t>
      </w:r>
    </w:p>
    <w:p w14:paraId="3970F46C" w14:textId="79FA8331" w:rsidR="00A25DA7" w:rsidRDefault="003B1603" w:rsidP="00F26A2A">
      <w:pPr>
        <w:pStyle w:val="Prrafodelista"/>
      </w:pPr>
      <w:r w:rsidRPr="0077284C">
        <w:t xml:space="preserve"> </w:t>
      </w:r>
      <w:r w:rsidR="00671A1D" w:rsidRPr="0077284C">
        <w:t>No, solamente cuando ahí un problema entre alumnos (dependiendo la problemática)</w:t>
      </w:r>
    </w:p>
    <w:p w14:paraId="5F98238F" w14:textId="77777777" w:rsidR="00BC21F5" w:rsidRDefault="00BC21F5" w:rsidP="00F26A2A">
      <w:pPr>
        <w:pStyle w:val="Prrafodelista"/>
      </w:pPr>
    </w:p>
    <w:p w14:paraId="17EBBF27" w14:textId="77777777" w:rsidR="00BC21F5" w:rsidRDefault="00BC21F5" w:rsidP="00F26A2A">
      <w:pPr>
        <w:pStyle w:val="Prrafodelista"/>
      </w:pPr>
    </w:p>
    <w:p w14:paraId="4126820A" w14:textId="77777777" w:rsidR="00BC21F5" w:rsidRPr="0077284C" w:rsidRDefault="00BC21F5" w:rsidP="00BC21F5">
      <w:pPr>
        <w:pStyle w:val="Ttulo2"/>
      </w:pPr>
      <w:r w:rsidRPr="0077284C">
        <w:t>Preguntas de Flujo de Trabajo</w:t>
      </w:r>
    </w:p>
    <w:p w14:paraId="7D579D0F" w14:textId="77777777" w:rsidR="00BC21F5" w:rsidRPr="0077284C" w:rsidRDefault="00BC21F5" w:rsidP="00BC21F5">
      <w:pPr>
        <w:pStyle w:val="Ttulo3"/>
      </w:pPr>
      <w:r w:rsidRPr="0077284C">
        <w:t>Agendamiento</w:t>
      </w:r>
    </w:p>
    <w:p w14:paraId="25314A14" w14:textId="77777777" w:rsidR="00BC21F5" w:rsidRPr="0077284C" w:rsidRDefault="00BC21F5" w:rsidP="00AE7F47">
      <w:pPr>
        <w:pStyle w:val="Ttulo3"/>
      </w:pPr>
      <w:r w:rsidRPr="0077284C">
        <w:t xml:space="preserve">¿Cómo manejan las citas en cada departamento? </w:t>
      </w:r>
    </w:p>
    <w:p w14:paraId="13027EA9" w14:textId="649C2139" w:rsidR="00BC21F5" w:rsidRPr="0077284C" w:rsidRDefault="00BC21F5" w:rsidP="00BC21F5">
      <w:pPr>
        <w:pStyle w:val="Prrafodelista"/>
      </w:pPr>
      <w:r w:rsidRPr="0077284C">
        <w:t xml:space="preserve">Como vallan llegando </w:t>
      </w:r>
    </w:p>
    <w:p w14:paraId="66BA2C32" w14:textId="6C21F0CB" w:rsidR="00BC21F5" w:rsidRPr="0077284C" w:rsidRDefault="00BC21F5" w:rsidP="00AE7F47">
      <w:pPr>
        <w:pStyle w:val="Ttulo3"/>
      </w:pPr>
      <w:r w:rsidRPr="0077284C">
        <w:t xml:space="preserve">¿Qué duración típica tienen las citas? </w:t>
      </w:r>
    </w:p>
    <w:p w14:paraId="655D39B5" w14:textId="77777777" w:rsidR="00BC21F5" w:rsidRPr="0077284C" w:rsidRDefault="00BC21F5" w:rsidP="00BC21F5">
      <w:pPr>
        <w:pStyle w:val="Prrafodelista"/>
      </w:pPr>
      <w:r w:rsidRPr="0077284C">
        <w:t xml:space="preserve">50 minutos </w:t>
      </w:r>
    </w:p>
    <w:p w14:paraId="447BB0B1" w14:textId="77777777" w:rsidR="00BC21F5" w:rsidRPr="0077284C" w:rsidRDefault="00BC21F5" w:rsidP="00AE7F47">
      <w:pPr>
        <w:pStyle w:val="Ttulo3"/>
      </w:pPr>
      <w:r w:rsidRPr="0077284C">
        <w:t xml:space="preserve">¿Necesitan recordatorios automáticos para pacientes? </w:t>
      </w:r>
    </w:p>
    <w:p w14:paraId="58364B45" w14:textId="34D38345" w:rsidR="00BC21F5" w:rsidRPr="0077284C" w:rsidRDefault="00BC21F5" w:rsidP="00BC21F5">
      <w:pPr>
        <w:pStyle w:val="Prrafodelista"/>
      </w:pPr>
      <w:r w:rsidRPr="0077284C">
        <w:t xml:space="preserve">Si estaría bien </w:t>
      </w:r>
    </w:p>
    <w:p w14:paraId="35F26F28" w14:textId="77777777" w:rsidR="00BC21F5" w:rsidRPr="0077284C" w:rsidRDefault="00BC21F5" w:rsidP="00AE7F47">
      <w:pPr>
        <w:pStyle w:val="Ttulo3"/>
      </w:pPr>
      <w:r w:rsidRPr="0077284C">
        <w:t>¿Manejan listas de espera?</w:t>
      </w:r>
    </w:p>
    <w:p w14:paraId="4693891B" w14:textId="12D4319D" w:rsidR="00BC21F5" w:rsidRPr="0077284C" w:rsidRDefault="00BC21F5" w:rsidP="00942CA8">
      <w:pPr>
        <w:pStyle w:val="Prrafodelista"/>
      </w:pPr>
      <w:r w:rsidRPr="0077284C">
        <w:t xml:space="preserve">-Debería estar mejor programado ya que la lista de espera es de aproximadamente una semana </w:t>
      </w:r>
    </w:p>
    <w:p w14:paraId="24FF996B" w14:textId="77777777" w:rsidR="00BC21F5" w:rsidRPr="0077284C" w:rsidRDefault="00BC21F5" w:rsidP="00BC21F5">
      <w:pPr>
        <w:pStyle w:val="Ttulo3"/>
      </w:pPr>
      <w:r w:rsidRPr="0077284C">
        <w:t>Interconsultas</w:t>
      </w:r>
    </w:p>
    <w:p w14:paraId="7CAD51B8" w14:textId="77777777" w:rsidR="00BC21F5" w:rsidRPr="0077284C" w:rsidRDefault="00BC21F5" w:rsidP="00942CA8">
      <w:pPr>
        <w:pStyle w:val="Ttulo3"/>
      </w:pPr>
      <w:r w:rsidRPr="0077284C">
        <w:t xml:space="preserve">¿Necesitan sistema de interconsultas entre departamentos? </w:t>
      </w:r>
    </w:p>
    <w:p w14:paraId="2024F45C" w14:textId="77777777" w:rsidR="00BC21F5" w:rsidRPr="0077284C" w:rsidRDefault="00BC21F5" w:rsidP="00BC21F5">
      <w:pPr>
        <w:pStyle w:val="Prrafodelista"/>
      </w:pPr>
      <w:r w:rsidRPr="0077284C">
        <w:t>Se comunican con los prefectos o maestros.</w:t>
      </w:r>
    </w:p>
    <w:p w14:paraId="44BF3248" w14:textId="77777777" w:rsidR="00BC21F5" w:rsidRPr="0077284C" w:rsidRDefault="00BC21F5" w:rsidP="00BC21F5">
      <w:pPr>
        <w:pStyle w:val="Prrafodelista"/>
      </w:pPr>
      <w:r w:rsidRPr="0077284C">
        <w:lastRenderedPageBreak/>
        <w:t>Se comunican con los prefectos.</w:t>
      </w:r>
    </w:p>
    <w:p w14:paraId="75F8CB38" w14:textId="77777777" w:rsidR="00BC21F5" w:rsidRPr="0077284C" w:rsidRDefault="00BC21F5" w:rsidP="00942CA8">
      <w:pPr>
        <w:pStyle w:val="Ttulo3"/>
      </w:pPr>
      <w:r w:rsidRPr="0077284C">
        <w:t xml:space="preserve">¿Cómo se comunican actualmente entre psicología y enfermería? </w:t>
      </w:r>
    </w:p>
    <w:p w14:paraId="62573F35" w14:textId="77777777" w:rsidR="00BC21F5" w:rsidRPr="0077284C" w:rsidRDefault="00BC21F5" w:rsidP="00BC21F5">
      <w:pPr>
        <w:pStyle w:val="Prrafodelista"/>
      </w:pPr>
      <w:r w:rsidRPr="0077284C">
        <w:t>Psicología: Se maneja por WhatsApp</w:t>
      </w:r>
    </w:p>
    <w:p w14:paraId="4820C1F3" w14:textId="77777777" w:rsidR="00BC21F5" w:rsidRPr="0077284C" w:rsidRDefault="00BC21F5" w:rsidP="00942CA8">
      <w:pPr>
        <w:pStyle w:val="Ttulo3"/>
      </w:pPr>
      <w:r w:rsidRPr="0077284C">
        <w:t>¿Qué información necesitan compartir entre departamentos?</w:t>
      </w:r>
    </w:p>
    <w:p w14:paraId="1AD092BF" w14:textId="12C72405" w:rsidR="00BC21F5" w:rsidRPr="0077284C" w:rsidRDefault="00BC21F5" w:rsidP="00BC21F5">
      <w:pPr>
        <w:pStyle w:val="Prrafodelista"/>
      </w:pPr>
      <w:r w:rsidRPr="0077284C">
        <w:t>se maneja por casos dependiendo la situación, casos específicos.</w:t>
      </w:r>
    </w:p>
    <w:p w14:paraId="4E9A67CD" w14:textId="77777777" w:rsidR="00BC21F5" w:rsidRPr="0077284C" w:rsidRDefault="00BC21F5" w:rsidP="00BC21F5"/>
    <w:p w14:paraId="148D0914" w14:textId="77777777" w:rsidR="00BC21F5" w:rsidRPr="0077284C" w:rsidRDefault="00BC21F5" w:rsidP="00BC21F5">
      <w:pPr>
        <w:pStyle w:val="Ttulo3"/>
      </w:pPr>
      <w:r w:rsidRPr="0077284C">
        <w:t>Reportes y Estadísticas</w:t>
      </w:r>
    </w:p>
    <w:p w14:paraId="01A2036F" w14:textId="4C7398C7" w:rsidR="00BC21F5" w:rsidRPr="0077284C" w:rsidRDefault="00BC21F5" w:rsidP="00942CA8">
      <w:pPr>
        <w:pStyle w:val="Ttulo3"/>
      </w:pPr>
      <w:r w:rsidRPr="0077284C">
        <w:t xml:space="preserve">¿Qué reportes necesitan generar mensualmente/anualmente? </w:t>
      </w:r>
    </w:p>
    <w:p w14:paraId="3F6A7185" w14:textId="0109F031" w:rsidR="00BC21F5" w:rsidRPr="0077284C" w:rsidRDefault="00BC21F5" w:rsidP="00BC21F5">
      <w:pPr>
        <w:pStyle w:val="Prrafodelista"/>
      </w:pPr>
      <w:r w:rsidRPr="0077284C">
        <w:t>reporte por cuatrimestre, materias, cuatrimestre, problemática</w:t>
      </w:r>
    </w:p>
    <w:p w14:paraId="7191DDFF" w14:textId="77777777" w:rsidR="00BC21F5" w:rsidRPr="0077284C" w:rsidRDefault="00BC21F5" w:rsidP="00BC21F5">
      <w:pPr>
        <w:pStyle w:val="Prrafodelista"/>
      </w:pPr>
    </w:p>
    <w:p w14:paraId="03FE6D69" w14:textId="77777777" w:rsidR="00BC21F5" w:rsidRPr="0077284C" w:rsidRDefault="00BC21F5" w:rsidP="00942CA8">
      <w:pPr>
        <w:pStyle w:val="Ttulo3"/>
      </w:pPr>
      <w:r w:rsidRPr="0077284C">
        <w:t>¿Necesitan estadísticas de pacientes atendidos, diagnósticos frecuentes, procedimientos realizados?</w:t>
      </w:r>
    </w:p>
    <w:p w14:paraId="79CAC672" w14:textId="5F9DE3EF" w:rsidR="00BC21F5" w:rsidRPr="0077284C" w:rsidRDefault="00BC21F5" w:rsidP="00BC21F5">
      <w:pPr>
        <w:pStyle w:val="Prrafodelista"/>
      </w:pPr>
      <w:r w:rsidRPr="0077284C">
        <w:t xml:space="preserve">Todo en si exceptuando procesos realizados  </w:t>
      </w:r>
    </w:p>
    <w:p w14:paraId="732C0ACF" w14:textId="77777777" w:rsidR="00BC21F5" w:rsidRPr="0077284C" w:rsidRDefault="00BC21F5" w:rsidP="00942CA8">
      <w:pPr>
        <w:pStyle w:val="Ttulo3"/>
      </w:pPr>
      <w:r w:rsidRPr="0077284C">
        <w:t xml:space="preserve">¿Requieren indicadores de calidad específicos? </w:t>
      </w:r>
    </w:p>
    <w:p w14:paraId="655B9F60" w14:textId="77777777" w:rsidR="00BC21F5" w:rsidRPr="0077284C" w:rsidRDefault="00BC21F5" w:rsidP="00BC21F5">
      <w:pPr>
        <w:pStyle w:val="Prrafodelista"/>
      </w:pPr>
      <w:r w:rsidRPr="0077284C">
        <w:t>No se mide pero estaría bien</w:t>
      </w:r>
    </w:p>
    <w:p w14:paraId="06FE1AFE" w14:textId="77777777" w:rsidR="00BC21F5" w:rsidRPr="0077284C" w:rsidRDefault="00BC21F5" w:rsidP="00BC21F5"/>
    <w:p w14:paraId="5D5E3214" w14:textId="77777777" w:rsidR="00BC21F5" w:rsidRPr="0077284C" w:rsidRDefault="00BC21F5" w:rsidP="00BC21F5">
      <w:pPr>
        <w:pStyle w:val="Ttulo3"/>
      </w:pPr>
      <w:r w:rsidRPr="0077284C">
        <w:t>Preguntas de Seguridad y Cumplimiento</w:t>
      </w:r>
    </w:p>
    <w:p w14:paraId="01B3FEC3" w14:textId="129BD4B4" w:rsidR="00BC21F5" w:rsidRPr="0077284C" w:rsidRDefault="00BC21F5" w:rsidP="00942CA8">
      <w:pPr>
        <w:pStyle w:val="Ttulo3"/>
      </w:pPr>
      <w:r w:rsidRPr="0077284C">
        <w:t xml:space="preserve">¿Qué regulaciones de privacidad deben cumplir (HIPAA, GDPR, normativa local)? </w:t>
      </w:r>
    </w:p>
    <w:p w14:paraId="71413BFB" w14:textId="77777777" w:rsidR="00BC21F5" w:rsidRPr="0077284C" w:rsidRDefault="00BC21F5" w:rsidP="00BC21F5">
      <w:pPr>
        <w:pStyle w:val="Prrafodelista"/>
      </w:pPr>
      <w:r w:rsidRPr="0077284C">
        <w:t xml:space="preserve">Se maneja como consejería no se avisa de manejo de datos personales </w:t>
      </w:r>
    </w:p>
    <w:p w14:paraId="6EA6EE6A" w14:textId="77777777" w:rsidR="00BC21F5" w:rsidRPr="0077284C" w:rsidRDefault="00BC21F5" w:rsidP="00942CA8">
      <w:pPr>
        <w:pStyle w:val="Ttulo3"/>
      </w:pPr>
      <w:r w:rsidRPr="0077284C">
        <w:t xml:space="preserve">¿Necesitan auditoría de accesos y modificaciones a las historias clínicas? </w:t>
      </w:r>
    </w:p>
    <w:p w14:paraId="15154E5F" w14:textId="77777777" w:rsidR="00BC21F5" w:rsidRPr="0077284C" w:rsidRDefault="00BC21F5" w:rsidP="00BC21F5">
      <w:pPr>
        <w:pStyle w:val="Prrafodelista"/>
      </w:pPr>
      <w:r w:rsidRPr="0077284C">
        <w:t xml:space="preserve"> No manejan auditorias.</w:t>
      </w:r>
    </w:p>
    <w:p w14:paraId="6D6C61B5" w14:textId="77777777" w:rsidR="00BC21F5" w:rsidRPr="0077284C" w:rsidRDefault="00BC21F5" w:rsidP="00BC21F5">
      <w:pPr>
        <w:pStyle w:val="Prrafodelista"/>
      </w:pPr>
    </w:p>
    <w:p w14:paraId="71ED5CBB" w14:textId="77777777" w:rsidR="00BC21F5" w:rsidRPr="0077284C" w:rsidRDefault="00BC21F5" w:rsidP="00942CA8">
      <w:pPr>
        <w:pStyle w:val="Ttulo3"/>
      </w:pPr>
      <w:r w:rsidRPr="0077284C">
        <w:t xml:space="preserve">¿Cuánto tiempo deben conservar los registros médicos? </w:t>
      </w:r>
    </w:p>
    <w:p w14:paraId="3A0B5510" w14:textId="77777777" w:rsidR="00BC21F5" w:rsidRPr="0077284C" w:rsidRDefault="00BC21F5" w:rsidP="00BC21F5">
      <w:pPr>
        <w:pStyle w:val="Prrafodelista"/>
      </w:pPr>
      <w:r w:rsidRPr="0077284C">
        <w:t>Cada año se va archivando.</w:t>
      </w:r>
    </w:p>
    <w:p w14:paraId="5FCB2CA3" w14:textId="77777777" w:rsidR="00BC21F5" w:rsidRPr="0077284C" w:rsidRDefault="00BC21F5" w:rsidP="00BC21F5">
      <w:pPr>
        <w:pStyle w:val="Prrafodelista"/>
      </w:pPr>
      <w:r w:rsidRPr="0077284C">
        <w:t xml:space="preserve">Sin comentarios </w:t>
      </w:r>
    </w:p>
    <w:p w14:paraId="107C63A7" w14:textId="77777777" w:rsidR="00BC21F5" w:rsidRPr="0077284C" w:rsidRDefault="00BC21F5" w:rsidP="00640150">
      <w:pPr>
        <w:pStyle w:val="Ttulo3"/>
      </w:pPr>
      <w:r w:rsidRPr="0077284C">
        <w:t xml:space="preserve">¿Necesitan firma electrónica para validar documentos? </w:t>
      </w:r>
    </w:p>
    <w:p w14:paraId="0F07A981" w14:textId="77777777" w:rsidR="00BC21F5" w:rsidRPr="0077284C" w:rsidRDefault="00BC21F5" w:rsidP="00BC21F5">
      <w:pPr>
        <w:pStyle w:val="Prrafodelista"/>
      </w:pPr>
      <w:r w:rsidRPr="0077284C">
        <w:t xml:space="preserve">No </w:t>
      </w:r>
    </w:p>
    <w:p w14:paraId="33FE774E" w14:textId="77777777" w:rsidR="00BC21F5" w:rsidRPr="0077284C" w:rsidRDefault="00BC21F5" w:rsidP="00640150">
      <w:pPr>
        <w:pStyle w:val="Ttulo3"/>
      </w:pPr>
      <w:r w:rsidRPr="0077284C">
        <w:lastRenderedPageBreak/>
        <w:t xml:space="preserve">¿Requieren backup automático? </w:t>
      </w:r>
    </w:p>
    <w:p w14:paraId="4433C314" w14:textId="77777777" w:rsidR="00BC21F5" w:rsidRPr="0077284C" w:rsidRDefault="00BC21F5" w:rsidP="00BC21F5">
      <w:pPr>
        <w:pStyle w:val="Prrafodelista"/>
      </w:pPr>
      <w:r w:rsidRPr="0077284C">
        <w:t>En físico se guardan en las carpetas ¿Con qué frecuencia? Se desechan cada 3 años.</w:t>
      </w:r>
    </w:p>
    <w:p w14:paraId="10CFA4A5" w14:textId="77777777" w:rsidR="00BC21F5" w:rsidRDefault="00BC21F5" w:rsidP="00BC21F5">
      <w:pPr>
        <w:pStyle w:val="Prrafodelista"/>
      </w:pPr>
      <w:r w:rsidRPr="0077284C">
        <w:t xml:space="preserve">Si se requiere por mejores accesos </w:t>
      </w:r>
    </w:p>
    <w:p w14:paraId="08EC0145" w14:textId="77777777" w:rsidR="00BC21F5" w:rsidRDefault="00BC21F5" w:rsidP="00BC21F5">
      <w:pPr>
        <w:pStyle w:val="Prrafodelista"/>
      </w:pPr>
    </w:p>
    <w:p w14:paraId="44D3DEEC" w14:textId="77777777" w:rsidR="00882241" w:rsidRDefault="00882241" w:rsidP="00BC21F5">
      <w:pPr>
        <w:pStyle w:val="Prrafodelista"/>
      </w:pPr>
    </w:p>
    <w:p w14:paraId="7A8D9B60" w14:textId="77777777" w:rsidR="00882241" w:rsidRPr="0077284C" w:rsidRDefault="00882241" w:rsidP="00882241">
      <w:pPr>
        <w:pStyle w:val="Ttulo2"/>
      </w:pPr>
      <w:r w:rsidRPr="0077284C">
        <w:t>Preguntas Técnicas</w:t>
      </w:r>
    </w:p>
    <w:p w14:paraId="258E9A8D" w14:textId="77777777" w:rsidR="00882241" w:rsidRPr="0077284C" w:rsidRDefault="00882241" w:rsidP="00640150">
      <w:pPr>
        <w:pStyle w:val="Ttulo3"/>
      </w:pPr>
      <w:r w:rsidRPr="0077284C">
        <w:t xml:space="preserve">¿Tienen infraestructura de servidores propia o prefieren solución en la nube? </w:t>
      </w:r>
    </w:p>
    <w:p w14:paraId="6ACBE39E" w14:textId="1CFEA167" w:rsidR="00882241" w:rsidRPr="0077284C" w:rsidRDefault="00882241" w:rsidP="00882241">
      <w:pPr>
        <w:pStyle w:val="Prrafodelista"/>
      </w:pPr>
      <w:r w:rsidRPr="0077284C">
        <w:t xml:space="preserve">No </w:t>
      </w:r>
    </w:p>
    <w:p w14:paraId="2AE820C8" w14:textId="77777777" w:rsidR="00882241" w:rsidRPr="0077284C" w:rsidRDefault="00882241" w:rsidP="00640150">
      <w:pPr>
        <w:pStyle w:val="Ttulo3"/>
      </w:pPr>
      <w:r w:rsidRPr="0077284C">
        <w:t xml:space="preserve">¿Qué nivel de disponibilidad necesitan (24/7, horario laboral)? </w:t>
      </w:r>
    </w:p>
    <w:p w14:paraId="41FDE35D" w14:textId="26A48EE4" w:rsidR="00882241" w:rsidRPr="00640150" w:rsidRDefault="00882241" w:rsidP="00882241">
      <w:pPr>
        <w:pStyle w:val="Prrafodelista"/>
        <w:rPr>
          <w:lang w:val="pt-BR"/>
        </w:rPr>
      </w:pPr>
      <w:r w:rsidRPr="00640150">
        <w:rPr>
          <w:lang w:val="pt-BR"/>
        </w:rPr>
        <w:t>Horario de 8 am a 10 pm</w:t>
      </w:r>
      <w:r w:rsidR="00640150" w:rsidRPr="00640150">
        <w:rPr>
          <w:lang w:val="pt-BR"/>
        </w:rPr>
        <w:t xml:space="preserve">, </w:t>
      </w:r>
      <w:r w:rsidR="00640150">
        <w:rPr>
          <w:lang w:val="pt-BR"/>
        </w:rPr>
        <w:t>horário laboral.</w:t>
      </w:r>
    </w:p>
    <w:p w14:paraId="44084844" w14:textId="67728122" w:rsidR="00882241" w:rsidRPr="0077284C" w:rsidRDefault="00882241" w:rsidP="00640150">
      <w:pPr>
        <w:pStyle w:val="Ttulo3"/>
      </w:pPr>
      <w:r w:rsidRPr="0077284C">
        <w:t>¿Necesitan acceso offline o siempre habrá conexión a internet?</w:t>
      </w:r>
    </w:p>
    <w:p w14:paraId="0CC93E9C" w14:textId="77777777" w:rsidR="00882241" w:rsidRPr="0077284C" w:rsidRDefault="00882241" w:rsidP="00882241">
      <w:pPr>
        <w:pStyle w:val="Prrafodelista"/>
      </w:pPr>
      <w:r w:rsidRPr="0077284C">
        <w:t xml:space="preserve"> Podria ser con conexión a internet para una conexión de internet.</w:t>
      </w:r>
    </w:p>
    <w:p w14:paraId="1F739B59" w14:textId="77777777" w:rsidR="00882241" w:rsidRPr="0077284C" w:rsidRDefault="00882241" w:rsidP="00882241">
      <w:pPr>
        <w:pStyle w:val="Prrafodelista"/>
      </w:pPr>
      <w:r w:rsidRPr="0077284C">
        <w:t xml:space="preserve">Si tienen acceso a internet </w:t>
      </w:r>
    </w:p>
    <w:p w14:paraId="311B7369" w14:textId="77777777" w:rsidR="00882241" w:rsidRPr="0077284C" w:rsidRDefault="00882241" w:rsidP="00A66700">
      <w:pPr>
        <w:pStyle w:val="Ttulo3"/>
      </w:pPr>
      <w:r w:rsidRPr="0077284C">
        <w:t>¿Hay requerimientos específicos de rendimiento (número de usuarios simultáneos)?</w:t>
      </w:r>
    </w:p>
    <w:p w14:paraId="052740F7" w14:textId="77777777" w:rsidR="00882241" w:rsidRPr="0077284C" w:rsidRDefault="00882241" w:rsidP="00882241">
      <w:pPr>
        <w:pStyle w:val="Prrafodelista"/>
      </w:pPr>
      <w:r w:rsidRPr="0077284C">
        <w:t xml:space="preserve">No, no hay tanto movimiento </w:t>
      </w:r>
    </w:p>
    <w:p w14:paraId="4DF3F196" w14:textId="77777777" w:rsidR="00882241" w:rsidRPr="0077284C" w:rsidRDefault="00882241" w:rsidP="00882241"/>
    <w:p w14:paraId="2287E7A1" w14:textId="77777777" w:rsidR="00882241" w:rsidRPr="0077284C" w:rsidRDefault="00882241" w:rsidP="00882241">
      <w:r w:rsidRPr="0077284C">
        <w:t>Campos Nombre -- Alumno/maestro/administrativo -- No de empleado o matricula. -síntomas – procedimiento (curación, inyección, pomada, vendaje) --medicamento administrado --    fecha y hora</w:t>
      </w:r>
    </w:p>
    <w:p w14:paraId="52CDC0B0" w14:textId="77777777" w:rsidR="00882241" w:rsidRPr="0077284C" w:rsidRDefault="00882241" w:rsidP="00882241">
      <w:r w:rsidRPr="0077284C">
        <w:t xml:space="preserve">Procedimiento </w:t>
      </w:r>
    </w:p>
    <w:p w14:paraId="3A65F86E" w14:textId="77777777" w:rsidR="00882241" w:rsidRPr="0077284C" w:rsidRDefault="00882241" w:rsidP="00882241">
      <w:r w:rsidRPr="0077284C">
        <w:t>Cuando llegue un paciente nuevo poderlo registrar, y si vuelve a venir ya no escribir todo de nuevo.</w:t>
      </w:r>
    </w:p>
    <w:p w14:paraId="74F85B4A" w14:textId="77777777" w:rsidR="00882241" w:rsidRPr="0077284C" w:rsidRDefault="00882241" w:rsidP="00882241"/>
    <w:p w14:paraId="76D32316" w14:textId="77777777" w:rsidR="00882241" w:rsidRPr="0077284C" w:rsidRDefault="00882241" w:rsidP="00882241">
      <w:pPr>
        <w:rPr>
          <w:b/>
          <w:bCs/>
        </w:rPr>
      </w:pPr>
      <w:r w:rsidRPr="0077284C">
        <w:rPr>
          <w:b/>
          <w:bCs/>
        </w:rPr>
        <w:t>------</w:t>
      </w:r>
    </w:p>
    <w:p w14:paraId="1CF5F0EA" w14:textId="77777777" w:rsidR="00882241" w:rsidRPr="0077284C" w:rsidRDefault="00882241" w:rsidP="00882241">
      <w:r w:rsidRPr="0077284C">
        <w:t xml:space="preserve">El tener una comunicación directa con el alumno una confirmación con el alumno, WhatsApp es lo más cómodo por el momento </w:t>
      </w:r>
    </w:p>
    <w:p w14:paraId="22280678" w14:textId="77777777" w:rsidR="00882241" w:rsidRPr="0077284C" w:rsidRDefault="00882241" w:rsidP="00882241">
      <w:r w:rsidRPr="0077284C">
        <w:t>Correo es como segunda opción en caso de no poder acceder a WhatsApp</w:t>
      </w:r>
    </w:p>
    <w:p w14:paraId="748CEBAD" w14:textId="77777777" w:rsidR="00882241" w:rsidRPr="0077284C" w:rsidRDefault="00882241" w:rsidP="00882241">
      <w:pPr>
        <w:rPr>
          <w:b/>
          <w:bCs/>
        </w:rPr>
      </w:pPr>
      <w:r w:rsidRPr="0077284C">
        <w:rPr>
          <w:b/>
          <w:bCs/>
        </w:rPr>
        <w:t xml:space="preserve">Puntos para solucionar </w:t>
      </w:r>
    </w:p>
    <w:p w14:paraId="5D3A53FE" w14:textId="77777777" w:rsidR="00882241" w:rsidRPr="0077284C" w:rsidRDefault="00882241" w:rsidP="00882241">
      <w:r w:rsidRPr="0077284C">
        <w:t>Como recalcamos las citas y el conocimiento de como agendar una cita en psicología y lista de espera para manejar de manera más cómoda y ágil a las citas</w:t>
      </w:r>
    </w:p>
    <w:p w14:paraId="21B512C3" w14:textId="77777777" w:rsidR="00882241" w:rsidRPr="0077284C" w:rsidRDefault="00882241" w:rsidP="00882241">
      <w:r w:rsidRPr="0077284C">
        <w:lastRenderedPageBreak/>
        <w:t>Filtros por carrera, detalle importante como gestionar las citas pero de manera de movimientos es por carrera, disponibilidad de agenda y alumno en ambos casos.</w:t>
      </w:r>
    </w:p>
    <w:p w14:paraId="3A9D945D" w14:textId="77777777" w:rsidR="00882241" w:rsidRPr="0077284C" w:rsidRDefault="00882241" w:rsidP="00882241">
      <w:r w:rsidRPr="0077284C">
        <w:t xml:space="preserve">Dia a Dia </w:t>
      </w:r>
    </w:p>
    <w:p w14:paraId="4A517F3D" w14:textId="77777777" w:rsidR="00882241" w:rsidRDefault="00882241" w:rsidP="00882241">
      <w:r w:rsidRPr="0077284C">
        <w:t xml:space="preserve">Normalmente se checa entrada se checa la agenda expediente con el alumno como se va a trabajar, descansos </w:t>
      </w:r>
      <w:r>
        <w:t xml:space="preserve">y se sigue con el día a día </w:t>
      </w:r>
    </w:p>
    <w:p w14:paraId="338B1DA1" w14:textId="77777777" w:rsidR="00882241" w:rsidRPr="007F2BD8" w:rsidRDefault="00882241" w:rsidP="00882241">
      <w:r>
        <w:t xml:space="preserve">Como punto aparte que se pudiera trabajar una terapia de grupo con un tipo anuncio registro </w:t>
      </w:r>
    </w:p>
    <w:p w14:paraId="3D016BB4" w14:textId="77777777" w:rsidR="00882241" w:rsidRPr="006154F4" w:rsidRDefault="00882241" w:rsidP="00BC21F5">
      <w:pPr>
        <w:pStyle w:val="Prrafodelista"/>
      </w:pPr>
    </w:p>
    <w:p w14:paraId="08690D0E" w14:textId="77777777" w:rsidR="00BC21F5" w:rsidRDefault="00BC21F5" w:rsidP="00F26A2A">
      <w:pPr>
        <w:pStyle w:val="Prrafodelista"/>
      </w:pPr>
    </w:p>
    <w:p w14:paraId="6C100333" w14:textId="03298C8A" w:rsidR="005D3B07" w:rsidRDefault="005D3B07" w:rsidP="005D3B07">
      <w:pPr>
        <w:pStyle w:val="Ttulo1"/>
      </w:pPr>
      <w:r>
        <w:t>Lic. Aida</w:t>
      </w:r>
    </w:p>
    <w:p w14:paraId="0EB86630" w14:textId="77777777" w:rsidR="00F26A2A" w:rsidRPr="0077284C" w:rsidRDefault="00F26A2A" w:rsidP="00F26A2A">
      <w:pPr>
        <w:pStyle w:val="Ttulo2"/>
      </w:pPr>
      <w:r w:rsidRPr="0077284C">
        <w:t>Gestión de Pacientes</w:t>
      </w:r>
    </w:p>
    <w:p w14:paraId="5334E666" w14:textId="77777777" w:rsidR="00F26A2A" w:rsidRDefault="00F26A2A" w:rsidP="00F26A2A">
      <w:pPr>
        <w:pStyle w:val="Ttulo3"/>
      </w:pPr>
      <w:r w:rsidRPr="0077284C">
        <w:t>¿Qué información específica del paciente necesitan registrar en la historia clínica psicológica?</w:t>
      </w:r>
    </w:p>
    <w:p w14:paraId="1BDF0E30" w14:textId="2F8F476A" w:rsidR="001F3B3E" w:rsidRPr="001F3B3E" w:rsidRDefault="006526C7" w:rsidP="006526C7">
      <w:r>
        <w:t>-</w:t>
      </w:r>
      <w:r w:rsidR="00EF704B">
        <w:t xml:space="preserve">Nombre, fecha de nacimiento edad estado civil domicilio teléfono de contacto aparte del teléfono de contacto </w:t>
      </w:r>
      <w:r w:rsidR="003D0A12">
        <w:t xml:space="preserve">en casos de crisis del alumno, carrera grado grupo matricula tutor de grupo ocupación, </w:t>
      </w:r>
      <w:r w:rsidR="00BB0889">
        <w:t>en cuestión del alumno, historial familiar que se llena mediante la computadora</w:t>
      </w:r>
      <w:r w:rsidR="00E72AC0">
        <w:t xml:space="preserve"> (Word, Excel propio de cada sesión )</w:t>
      </w:r>
      <w:r w:rsidR="00ED7467">
        <w:t>, breve motivo de consulta, citas de manera externa o interna</w:t>
      </w:r>
    </w:p>
    <w:p w14:paraId="45E96B34" w14:textId="77777777" w:rsidR="00EE78AF" w:rsidRDefault="00F26A2A" w:rsidP="00F26A2A">
      <w:pPr>
        <w:pStyle w:val="Ttulo3"/>
      </w:pPr>
      <w:r w:rsidRPr="0077284C">
        <w:t>¿Realizan evaluaciones psicométricas o pruebas psicológicas?</w:t>
      </w:r>
    </w:p>
    <w:p w14:paraId="6D1285E6" w14:textId="5C654E66" w:rsidR="00EE78AF" w:rsidRPr="00EE78AF" w:rsidRDefault="00EE78AF" w:rsidP="00EE78AF">
      <w:r>
        <w:t xml:space="preserve">Solamente cuando son nuevo ingreso con discapacidad o alumnos de reingreso y en casos específicos donde el alumno muestre síntomas de ansiedad depresión o problemas mentales </w:t>
      </w:r>
    </w:p>
    <w:p w14:paraId="11E7F038" w14:textId="77777777" w:rsidR="00EE78AF" w:rsidRDefault="00F26A2A" w:rsidP="00F26A2A">
      <w:pPr>
        <w:pStyle w:val="Ttulo3"/>
      </w:pPr>
      <w:r w:rsidRPr="0077284C">
        <w:t xml:space="preserve"> ¿Cuáles?</w:t>
      </w:r>
    </w:p>
    <w:p w14:paraId="2064F4DD" w14:textId="26C29557" w:rsidR="00F26A2A" w:rsidRDefault="00F26A2A" w:rsidP="00F26A2A">
      <w:pPr>
        <w:pStyle w:val="Ttulo3"/>
      </w:pPr>
      <w:r w:rsidRPr="0077284C">
        <w:t xml:space="preserve"> Wizz y wazz (alumnos de ingreso y reingreso) (pruebas de reconocimiento, valoración)</w:t>
      </w:r>
    </w:p>
    <w:p w14:paraId="2C1A7DC4" w14:textId="5726327B" w:rsidR="00EE78AF" w:rsidRDefault="00EE78AF" w:rsidP="00EE78AF">
      <w:r>
        <w:t xml:space="preserve">Escalas </w:t>
      </w:r>
      <w:r w:rsidR="00CA6431">
        <w:t>wichler, Wisc y Wais</w:t>
      </w:r>
    </w:p>
    <w:p w14:paraId="0AA4B2DE" w14:textId="3335CE7A" w:rsidR="0026095B" w:rsidRPr="00EE78AF" w:rsidRDefault="0026095B" w:rsidP="00EE78AF">
      <w:r>
        <w:t>Escala de expectativas</w:t>
      </w:r>
      <w:r w:rsidR="002047BD">
        <w:t>, desesperanza de Beck</w:t>
      </w:r>
      <w:r w:rsidR="00301153">
        <w:t xml:space="preserve"> (Se determina de manera cognitiva para determinar el estado del alumno)</w:t>
      </w:r>
      <w:r w:rsidR="00911794">
        <w:t xml:space="preserve"> (Test de </w:t>
      </w:r>
      <w:r w:rsidR="000C771B">
        <w:t>persona debajo de la lluvia, dibujo de la figura humana</w:t>
      </w:r>
      <w:r w:rsidR="00911794">
        <w:t>)</w:t>
      </w:r>
      <w:r w:rsidR="000C771B">
        <w:br/>
      </w:r>
      <w:ins w:id="0" w:author="Microsoft Word" w:date="2026-01-30T03:32:00Z" w16du:dateUtc="2026-01-30T09:32:00Z">
        <w:r w:rsidR="00A00AF6">
          <w:t xml:space="preserve">-Test de habilidades </w:t>
        </w:r>
        <w:r w:rsidR="00B7011C">
          <w:t>lectoescritura y habilidades matemáticas.</w:t>
        </w:r>
      </w:ins>
    </w:p>
    <w:p w14:paraId="5C12784F" w14:textId="21DC6BBC" w:rsidR="00F26A2A" w:rsidRPr="00C57868" w:rsidRDefault="00F26A2A" w:rsidP="00F26A2A"/>
    <w:p w14:paraId="4B9E471D" w14:textId="77777777" w:rsidR="00F26A2A" w:rsidRDefault="00F26A2A" w:rsidP="00F26A2A">
      <w:pPr>
        <w:pStyle w:val="Ttulo3"/>
      </w:pPr>
      <w:r w:rsidRPr="0077284C">
        <w:lastRenderedPageBreak/>
        <w:t xml:space="preserve">¿Cómo registran el motivo de consulta y antecedentes psicológicos? </w:t>
      </w:r>
    </w:p>
    <w:p w14:paraId="1CF7FABD" w14:textId="7E54312B" w:rsidR="00A31579" w:rsidRPr="00A31579" w:rsidRDefault="002F1019" w:rsidP="00A31579">
      <w:r>
        <w:t>-se registra en la evaluación inicial formato de entrevista junto con el escaneo de código QR</w:t>
      </w:r>
      <w:r w:rsidR="00B14789">
        <w:t xml:space="preserve"> y se canaliza de manera digital</w:t>
      </w:r>
    </w:p>
    <w:p w14:paraId="3265874E" w14:textId="77777777" w:rsidR="00F26A2A" w:rsidRDefault="00F26A2A" w:rsidP="00F26A2A">
      <w:pPr>
        <w:pStyle w:val="Ttulo3"/>
      </w:pPr>
      <w:r w:rsidRPr="0077284C">
        <w:t>¿Necesitan registrar información sobre redes de apoyo familiar y social?</w:t>
      </w:r>
    </w:p>
    <w:p w14:paraId="3D779D4F" w14:textId="073D2327" w:rsidR="00B14789" w:rsidRPr="00B14789" w:rsidRDefault="00B14789" w:rsidP="00B14789">
      <w:r>
        <w:t>-Si,</w:t>
      </w:r>
      <w:r w:rsidR="007A130B">
        <w:t xml:space="preserve"> Nombre parentesco y teléfono </w:t>
      </w:r>
    </w:p>
    <w:p w14:paraId="540D115A" w14:textId="77777777" w:rsidR="00F26A2A" w:rsidRDefault="00F26A2A" w:rsidP="00F26A2A">
      <w:pPr>
        <w:pStyle w:val="Ttulo3"/>
      </w:pPr>
      <w:r w:rsidRPr="0077284C">
        <w:t xml:space="preserve">¿Requieren campos para diagnósticos DSM-5 o CIE-10/11? </w:t>
      </w:r>
    </w:p>
    <w:p w14:paraId="1FE88ACA" w14:textId="3B2D9663" w:rsidR="007A130B" w:rsidRPr="007A130B" w:rsidRDefault="007A130B" w:rsidP="007A130B">
      <w:r>
        <w:t xml:space="preserve">-Se podría agregar si el alumno ya trae el diagnostico </w:t>
      </w:r>
      <w:r w:rsidR="00A70814">
        <w:t>para dar un  análisis pero no se da en estos casos porque solo es una orientacion</w:t>
      </w:r>
    </w:p>
    <w:p w14:paraId="2E5FFACA" w14:textId="77777777" w:rsidR="00F26A2A" w:rsidRPr="0077284C" w:rsidRDefault="00F26A2A" w:rsidP="00F26A2A"/>
    <w:p w14:paraId="3324E130" w14:textId="77777777" w:rsidR="00F26A2A" w:rsidRPr="0077284C" w:rsidRDefault="00F26A2A" w:rsidP="00F26A2A">
      <w:pPr>
        <w:pStyle w:val="Ttulo2"/>
      </w:pPr>
      <w:r w:rsidRPr="0077284C">
        <w:t>Sesiones y Tratamiento</w:t>
      </w:r>
    </w:p>
    <w:p w14:paraId="28DFC50E" w14:textId="77777777" w:rsidR="00F26A2A" w:rsidRDefault="00F26A2A" w:rsidP="00F26A2A">
      <w:pPr>
        <w:pStyle w:val="Ttulo3"/>
      </w:pPr>
      <w:r w:rsidRPr="0077284C">
        <w:t>¿Cómo documentan cada sesión terapéutica (notas de evolución, SOAP, narrativo)?</w:t>
      </w:r>
    </w:p>
    <w:p w14:paraId="1639267B" w14:textId="4E7CC285" w:rsidR="00A70814" w:rsidRDefault="00A70814" w:rsidP="00A70814">
      <w:r>
        <w:t xml:space="preserve">-formato de sesión por sesión reporte de sesiones </w:t>
      </w:r>
      <w:r w:rsidR="00403F55">
        <w:t>(se maneja el mismo formato)</w:t>
      </w:r>
    </w:p>
    <w:p w14:paraId="4E103C3C" w14:textId="1599EF1A" w:rsidR="00403F55" w:rsidRPr="00A70814" w:rsidRDefault="00403F55" w:rsidP="00A70814">
      <w:r>
        <w:t>De manera privada se maneja este(Cada quien maneja su expediente)</w:t>
      </w:r>
    </w:p>
    <w:p w14:paraId="6E8A6E52" w14:textId="77777777" w:rsidR="00F26A2A" w:rsidRDefault="00F26A2A" w:rsidP="00F26A2A">
      <w:pPr>
        <w:pStyle w:val="Ttulo3"/>
      </w:pPr>
      <w:r w:rsidRPr="0077284C">
        <w:t>¿Qué información debe incluirse en cada nota de sesión?</w:t>
      </w:r>
    </w:p>
    <w:p w14:paraId="3FF734DF" w14:textId="77777777" w:rsidR="00F26A2A" w:rsidRDefault="00F26A2A" w:rsidP="00F26A2A">
      <w:pPr>
        <w:pStyle w:val="Ttulo3"/>
      </w:pPr>
      <w:r w:rsidRPr="0077284C">
        <w:t>¿Necesitan seguimiento de planes de tratamiento y objetivos terapéuticos?</w:t>
      </w:r>
    </w:p>
    <w:p w14:paraId="5F146A6D" w14:textId="77777777" w:rsidR="00F26A2A" w:rsidRDefault="00F26A2A" w:rsidP="00F26A2A">
      <w:pPr>
        <w:pStyle w:val="Ttulo3"/>
      </w:pPr>
      <w:r w:rsidRPr="0077284C">
        <w:t xml:space="preserve">¿Registran tareas o actividades para el paciente entre sesiones? </w:t>
      </w:r>
    </w:p>
    <w:p w14:paraId="1C78DF24" w14:textId="77777777" w:rsidR="00F26A2A" w:rsidRPr="0077284C" w:rsidRDefault="00F26A2A" w:rsidP="00F26A2A">
      <w:pPr>
        <w:pStyle w:val="Ttulo3"/>
      </w:pPr>
      <w:r w:rsidRPr="0077284C">
        <w:t>¿Manejan diferentes tipos de terapia (individual, grupal, familiar, pareja)?</w:t>
      </w:r>
    </w:p>
    <w:p w14:paraId="1C24A1DA" w14:textId="77777777" w:rsidR="00F26A2A" w:rsidRPr="0077284C" w:rsidRDefault="00F26A2A" w:rsidP="00F26A2A"/>
    <w:p w14:paraId="4461DEE5" w14:textId="77777777" w:rsidR="00F26A2A" w:rsidRPr="0077284C" w:rsidRDefault="00F26A2A" w:rsidP="00F26A2A">
      <w:pPr>
        <w:pStyle w:val="Ttulo2"/>
      </w:pPr>
      <w:r w:rsidRPr="0077284C">
        <w:t>Escalas y Evaluaciones</w:t>
      </w:r>
    </w:p>
    <w:p w14:paraId="0CFFCC39" w14:textId="2578D175" w:rsidR="00F26A2A" w:rsidRPr="0077284C" w:rsidRDefault="00F26A2A" w:rsidP="000827AB">
      <w:pPr>
        <w:pStyle w:val="Ttulo3"/>
      </w:pPr>
      <w:r w:rsidRPr="0077284C">
        <w:t>¿Qué escalas de evaluación utilizan frecuentemente (</w:t>
      </w:r>
      <w:r w:rsidR="000827AB" w:rsidRPr="0077284C">
        <w:t>¿depresión, ansiedad, estrés?</w:t>
      </w:r>
      <w:r w:rsidRPr="0077284C">
        <w:t xml:space="preserve">  </w:t>
      </w:r>
    </w:p>
    <w:p w14:paraId="4C4A5EAE" w14:textId="77777777" w:rsidR="00F26A2A" w:rsidRDefault="00F26A2A" w:rsidP="00F26A2A">
      <w:pPr>
        <w:pStyle w:val="Ttulo3"/>
      </w:pPr>
      <w:r w:rsidRPr="0077284C">
        <w:t>¿Necesitan gráficos o visualizaciones del progreso del paciente?</w:t>
      </w:r>
    </w:p>
    <w:p w14:paraId="2D5BE038" w14:textId="77777777" w:rsidR="00F26A2A" w:rsidRDefault="00F26A2A" w:rsidP="00F26A2A">
      <w:pPr>
        <w:pStyle w:val="Ttulo3"/>
      </w:pPr>
      <w:r w:rsidRPr="0077284C">
        <w:t xml:space="preserve">¿Requieren alertas para reevaluaciones periódicas? </w:t>
      </w:r>
    </w:p>
    <w:p w14:paraId="26635236" w14:textId="77777777" w:rsidR="00F26A2A" w:rsidRPr="0077284C" w:rsidRDefault="00F26A2A" w:rsidP="00F26A2A"/>
    <w:p w14:paraId="4B55A4E7" w14:textId="77777777" w:rsidR="00F26A2A" w:rsidRPr="0077284C" w:rsidRDefault="00F26A2A" w:rsidP="00F26A2A">
      <w:pPr>
        <w:pStyle w:val="Ttulo2"/>
      </w:pPr>
      <w:r w:rsidRPr="0077284C">
        <w:lastRenderedPageBreak/>
        <w:t>Documentación</w:t>
      </w:r>
    </w:p>
    <w:p w14:paraId="440A9BA6" w14:textId="4BCE7E62" w:rsidR="00F26A2A" w:rsidRPr="0077284C" w:rsidRDefault="00F26A2A" w:rsidP="000827AB">
      <w:pPr>
        <w:pStyle w:val="Ttulo3"/>
      </w:pPr>
      <w:r w:rsidRPr="0077284C">
        <w:t xml:space="preserve">¿Necesitan generar reportes psicológicos o informes para terceros? </w:t>
      </w:r>
    </w:p>
    <w:p w14:paraId="6601FFDA" w14:textId="77777777" w:rsidR="00F26A2A" w:rsidRDefault="00F26A2A" w:rsidP="00F26A2A">
      <w:pPr>
        <w:pStyle w:val="Ttulo3"/>
      </w:pPr>
      <w:r w:rsidRPr="0077284C">
        <w:t xml:space="preserve">¿Qué plantillas de documentos necesitan? </w:t>
      </w:r>
    </w:p>
    <w:p w14:paraId="0FADC17C" w14:textId="77777777" w:rsidR="00F26A2A" w:rsidRDefault="00F26A2A" w:rsidP="00F26A2A">
      <w:pPr>
        <w:pStyle w:val="Ttulo3"/>
      </w:pPr>
      <w:r w:rsidRPr="0077284C">
        <w:t>¿Manejan consentimientos informados específicos para tratamiento psicológico?</w:t>
      </w:r>
    </w:p>
    <w:p w14:paraId="16835184" w14:textId="77777777" w:rsidR="00BC21F5" w:rsidRDefault="00BC21F5" w:rsidP="00BC21F5"/>
    <w:p w14:paraId="2AF5D054" w14:textId="77777777" w:rsidR="00BC21F5" w:rsidRPr="0077284C" w:rsidRDefault="00BC21F5" w:rsidP="004964D7">
      <w:pPr>
        <w:pStyle w:val="Ttulo2"/>
      </w:pPr>
      <w:r w:rsidRPr="0077284C">
        <w:t>Preguntas de Flujo de Trabajo</w:t>
      </w:r>
    </w:p>
    <w:p w14:paraId="3345E8D4" w14:textId="77777777" w:rsidR="00BC21F5" w:rsidRPr="0077284C" w:rsidRDefault="00BC21F5" w:rsidP="000827AB">
      <w:pPr>
        <w:pStyle w:val="Ttulo2"/>
      </w:pPr>
      <w:r w:rsidRPr="0077284C">
        <w:t>Agendamiento</w:t>
      </w:r>
    </w:p>
    <w:p w14:paraId="1C01DD57" w14:textId="77777777" w:rsidR="00BC21F5" w:rsidRPr="0077284C" w:rsidRDefault="00BC21F5" w:rsidP="00CD6674">
      <w:pPr>
        <w:pStyle w:val="Ttulo3"/>
      </w:pPr>
      <w:r w:rsidRPr="0077284C">
        <w:t xml:space="preserve">¿Cómo manejan las citas en cada departamento? </w:t>
      </w:r>
    </w:p>
    <w:p w14:paraId="46370C20" w14:textId="77777777" w:rsidR="00BC21F5" w:rsidRPr="0077284C" w:rsidRDefault="00BC21F5" w:rsidP="000827AB">
      <w:pPr>
        <w:pStyle w:val="Ttulo3"/>
      </w:pPr>
      <w:r w:rsidRPr="0077284C">
        <w:t xml:space="preserve">¿Qué duración típica tienen las citas? </w:t>
      </w:r>
    </w:p>
    <w:p w14:paraId="48D90CA1" w14:textId="77777777" w:rsidR="00BC21F5" w:rsidRPr="0077284C" w:rsidRDefault="00BC21F5" w:rsidP="00BC21F5">
      <w:pPr>
        <w:pStyle w:val="Prrafodelista"/>
      </w:pPr>
    </w:p>
    <w:p w14:paraId="000EE924" w14:textId="77777777" w:rsidR="00BC21F5" w:rsidRPr="0077284C" w:rsidRDefault="00BC21F5" w:rsidP="000827AB">
      <w:pPr>
        <w:pStyle w:val="Ttulo3"/>
      </w:pPr>
      <w:r w:rsidRPr="0077284C">
        <w:t xml:space="preserve">¿Necesitan recordatorios automáticos para pacientes? </w:t>
      </w:r>
    </w:p>
    <w:p w14:paraId="04BCA53D" w14:textId="77777777" w:rsidR="00BC21F5" w:rsidRPr="0077284C" w:rsidRDefault="00BC21F5" w:rsidP="000827AB">
      <w:pPr>
        <w:pStyle w:val="Ttulo3"/>
      </w:pPr>
      <w:r w:rsidRPr="0077284C">
        <w:t>¿Manejan listas de espera?</w:t>
      </w:r>
    </w:p>
    <w:p w14:paraId="47DBD32C" w14:textId="249B748C" w:rsidR="00BC21F5" w:rsidRPr="0077284C" w:rsidRDefault="00BC21F5" w:rsidP="00BC21F5">
      <w:pPr>
        <w:pStyle w:val="Prrafodelista"/>
      </w:pPr>
    </w:p>
    <w:p w14:paraId="5741203D" w14:textId="77777777" w:rsidR="00BC21F5" w:rsidRPr="0077284C" w:rsidRDefault="00BC21F5" w:rsidP="00BC21F5"/>
    <w:p w14:paraId="787EBB85" w14:textId="77777777" w:rsidR="00BC21F5" w:rsidRPr="0077284C" w:rsidRDefault="00BC21F5" w:rsidP="000827AB">
      <w:pPr>
        <w:pStyle w:val="Ttulo2"/>
      </w:pPr>
      <w:r w:rsidRPr="0077284C">
        <w:t>Interconsultas</w:t>
      </w:r>
    </w:p>
    <w:p w14:paraId="30ECC4B8" w14:textId="77777777" w:rsidR="00BC21F5" w:rsidRPr="0077284C" w:rsidRDefault="00BC21F5" w:rsidP="000827AB">
      <w:pPr>
        <w:pStyle w:val="Ttulo3"/>
      </w:pPr>
      <w:r w:rsidRPr="0077284C">
        <w:t xml:space="preserve">¿Necesitan sistema de interconsultas entre departamentos? </w:t>
      </w:r>
    </w:p>
    <w:p w14:paraId="64D0C415" w14:textId="77777777" w:rsidR="00BC21F5" w:rsidRPr="0077284C" w:rsidRDefault="00BC21F5" w:rsidP="000827AB">
      <w:pPr>
        <w:pStyle w:val="Ttulo3"/>
      </w:pPr>
      <w:r w:rsidRPr="0077284C">
        <w:t xml:space="preserve">¿Cómo se comunican actualmente entre psicología y enfermería? </w:t>
      </w:r>
    </w:p>
    <w:p w14:paraId="5535471C" w14:textId="77777777" w:rsidR="00BC21F5" w:rsidRPr="0077284C" w:rsidRDefault="00BC21F5" w:rsidP="000827AB">
      <w:pPr>
        <w:pStyle w:val="Ttulo3"/>
      </w:pPr>
      <w:r w:rsidRPr="0077284C">
        <w:t>¿Qué información necesitan compartir entre departamentos?</w:t>
      </w:r>
    </w:p>
    <w:p w14:paraId="1D931542" w14:textId="77777777" w:rsidR="00BC21F5" w:rsidRPr="0077284C" w:rsidRDefault="00BC21F5" w:rsidP="00BC21F5"/>
    <w:p w14:paraId="2EA3505B" w14:textId="77777777" w:rsidR="00BC21F5" w:rsidRPr="0077284C" w:rsidRDefault="00BC21F5" w:rsidP="000827AB">
      <w:pPr>
        <w:pStyle w:val="Ttulo2"/>
      </w:pPr>
      <w:r w:rsidRPr="0077284C">
        <w:lastRenderedPageBreak/>
        <w:t>Reportes y Estadísticas</w:t>
      </w:r>
    </w:p>
    <w:p w14:paraId="572BE68C" w14:textId="5F1AE930" w:rsidR="00BC21F5" w:rsidRPr="0077284C" w:rsidRDefault="00BC21F5" w:rsidP="000827AB">
      <w:pPr>
        <w:pStyle w:val="Ttulo3"/>
      </w:pPr>
      <w:r w:rsidRPr="0077284C">
        <w:t xml:space="preserve">¿Qué reportes necesitan generar mensualmente/anualmente? El registro de cuantas </w:t>
      </w:r>
    </w:p>
    <w:p w14:paraId="4A38701C" w14:textId="77777777" w:rsidR="00BC21F5" w:rsidRPr="0077284C" w:rsidRDefault="00BC21F5" w:rsidP="000827AB">
      <w:pPr>
        <w:pStyle w:val="Ttulo3"/>
      </w:pPr>
      <w:r w:rsidRPr="0077284C">
        <w:t>¿Necesitan estadísticas de pacientes atendidos, diagnósticos frecuentes, procedimientos realizados?</w:t>
      </w:r>
    </w:p>
    <w:p w14:paraId="62481564" w14:textId="77777777" w:rsidR="00BC21F5" w:rsidRPr="0077284C" w:rsidRDefault="00BC21F5" w:rsidP="000827AB">
      <w:pPr>
        <w:pStyle w:val="Ttulo3"/>
      </w:pPr>
      <w:r w:rsidRPr="0077284C">
        <w:t xml:space="preserve">¿Requieren indicadores de calidad específicos? </w:t>
      </w:r>
    </w:p>
    <w:p w14:paraId="244DE145" w14:textId="77777777" w:rsidR="00BC21F5" w:rsidRPr="0077284C" w:rsidRDefault="00BC21F5" w:rsidP="00BC21F5"/>
    <w:p w14:paraId="5AC7D388" w14:textId="77777777" w:rsidR="00BC21F5" w:rsidRPr="0077284C" w:rsidRDefault="00BC21F5" w:rsidP="000827AB">
      <w:pPr>
        <w:pStyle w:val="Ttulo2"/>
      </w:pPr>
      <w:r w:rsidRPr="0077284C">
        <w:t>Preguntas de Seguridad y Cumplimiento</w:t>
      </w:r>
    </w:p>
    <w:p w14:paraId="1EB90685" w14:textId="2B680FD1" w:rsidR="00BC21F5" w:rsidRPr="0077284C" w:rsidRDefault="00BC21F5" w:rsidP="000827AB">
      <w:pPr>
        <w:pStyle w:val="Ttulo3"/>
      </w:pPr>
      <w:r w:rsidRPr="0077284C">
        <w:t xml:space="preserve">¿Qué regulaciones de privacidad deben cumplir (HIPAA, GDPR, normativa local)? </w:t>
      </w:r>
    </w:p>
    <w:p w14:paraId="4A3D95B8" w14:textId="6A65C31D" w:rsidR="00BC21F5" w:rsidRPr="0077284C" w:rsidRDefault="00BC21F5" w:rsidP="000827AB">
      <w:pPr>
        <w:pStyle w:val="Ttulo3"/>
      </w:pPr>
      <w:r w:rsidRPr="0077284C">
        <w:t xml:space="preserve">¿Necesitan auditoría de accesos y modificaciones a las historias clínicas? </w:t>
      </w:r>
    </w:p>
    <w:p w14:paraId="37A58D89" w14:textId="77777777" w:rsidR="00BC21F5" w:rsidRPr="0077284C" w:rsidRDefault="00BC21F5" w:rsidP="000827AB">
      <w:pPr>
        <w:pStyle w:val="Ttulo3"/>
      </w:pPr>
      <w:r w:rsidRPr="0077284C">
        <w:t xml:space="preserve">¿Cuánto tiempo deben conservar los registros médicos? </w:t>
      </w:r>
    </w:p>
    <w:p w14:paraId="762F140B" w14:textId="77777777" w:rsidR="00BC21F5" w:rsidRPr="0077284C" w:rsidRDefault="00BC21F5" w:rsidP="000827AB">
      <w:pPr>
        <w:pStyle w:val="Ttulo3"/>
      </w:pPr>
      <w:r w:rsidRPr="0077284C">
        <w:t xml:space="preserve">¿Necesitan firma electrónica para validar documentos? </w:t>
      </w:r>
    </w:p>
    <w:p w14:paraId="13B4647D" w14:textId="77777777" w:rsidR="00BC21F5" w:rsidRPr="0077284C" w:rsidRDefault="00BC21F5" w:rsidP="000827AB">
      <w:pPr>
        <w:pStyle w:val="Ttulo3"/>
      </w:pPr>
      <w:r w:rsidRPr="0077284C">
        <w:t xml:space="preserve">¿Requieren backup automático? </w:t>
      </w:r>
    </w:p>
    <w:p w14:paraId="3D5DB76A" w14:textId="77777777" w:rsidR="00A25DA7" w:rsidRPr="0077284C" w:rsidRDefault="00A25DA7" w:rsidP="00A25DA7"/>
    <w:p w14:paraId="136AAB9E" w14:textId="35F8FCB5" w:rsidR="00581434" w:rsidRDefault="00581434" w:rsidP="00BC21F5">
      <w:pPr>
        <w:pStyle w:val="Ttulo1"/>
      </w:pPr>
      <w:r>
        <w:t>Lic</w:t>
      </w:r>
      <w:r w:rsidR="005A721B">
        <w:t xml:space="preserve">. </w:t>
      </w:r>
      <w:r w:rsidR="005A721B" w:rsidRPr="00BC21F5">
        <w:t>Oziel</w:t>
      </w:r>
    </w:p>
    <w:p w14:paraId="6F64F851" w14:textId="77777777" w:rsidR="00F26A2A" w:rsidRPr="0077284C" w:rsidRDefault="00F26A2A" w:rsidP="00F26A2A">
      <w:pPr>
        <w:pStyle w:val="Ttulo2"/>
      </w:pPr>
      <w:r w:rsidRPr="0077284C">
        <w:t>Gestión de Pacientes</w:t>
      </w:r>
    </w:p>
    <w:p w14:paraId="0F973018" w14:textId="77777777" w:rsidR="00F26A2A" w:rsidRDefault="00F26A2A" w:rsidP="00F26A2A">
      <w:pPr>
        <w:pStyle w:val="Ttulo3"/>
      </w:pPr>
      <w:r w:rsidRPr="0077284C">
        <w:t>¿Qué información específica del paciente necesitan registrar en la historia clínica psicológica?</w:t>
      </w:r>
    </w:p>
    <w:p w14:paraId="6C87FFB1" w14:textId="195225BE" w:rsidR="009757A9" w:rsidRPr="009757A9" w:rsidRDefault="00A05B95" w:rsidP="00A05B95">
      <w:pPr>
        <w:pStyle w:val="Prrafodelista"/>
        <w:numPr>
          <w:ilvl w:val="0"/>
          <w:numId w:val="18"/>
        </w:numPr>
      </w:pPr>
      <w:r>
        <w:t xml:space="preserve">Edad, fecha de nacimiento celular nombre carrera grupo, genero, </w:t>
      </w:r>
      <w:r w:rsidR="00DB7FE2">
        <w:t xml:space="preserve">teléfono, tutor </w:t>
      </w:r>
    </w:p>
    <w:p w14:paraId="2BB72439" w14:textId="77777777" w:rsidR="00F10298" w:rsidRDefault="00F26A2A" w:rsidP="00314D30">
      <w:pPr>
        <w:pStyle w:val="Ttulo3"/>
      </w:pPr>
      <w:r w:rsidRPr="0077284C">
        <w:t>¿Realizan evaluaciones psicométricas o pruebas psicológicas?</w:t>
      </w:r>
    </w:p>
    <w:p w14:paraId="3D67EA83" w14:textId="11BD717B" w:rsidR="004C4879" w:rsidRDefault="00DA44F7" w:rsidP="00F10298">
      <w:r>
        <w:br/>
      </w:r>
      <w:r w:rsidR="00DB7FE2">
        <w:t xml:space="preserve"> </w:t>
      </w:r>
      <w:r w:rsidR="00DB7FE2" w:rsidRPr="00F10298">
        <w:t>Si</w:t>
      </w:r>
      <w:r w:rsidR="00DB7FE2" w:rsidRPr="004C4879">
        <w:t xml:space="preserve"> </w:t>
      </w:r>
      <w:r w:rsidR="00F26A2A" w:rsidRPr="004C4879">
        <w:t xml:space="preserve"> </w:t>
      </w:r>
    </w:p>
    <w:p w14:paraId="37EFEFB5" w14:textId="006853EA" w:rsidR="00BE673C" w:rsidRDefault="00F26A2A" w:rsidP="00F26A2A">
      <w:pPr>
        <w:pStyle w:val="Ttulo3"/>
      </w:pPr>
      <w:r w:rsidRPr="0077284C">
        <w:t>¿Cuáles?</w:t>
      </w:r>
    </w:p>
    <w:p w14:paraId="065E67FF" w14:textId="63A8B82F" w:rsidR="00F26A2A" w:rsidRDefault="00BE673C" w:rsidP="00BE673C">
      <w:r>
        <w:t>-</w:t>
      </w:r>
      <w:r w:rsidR="00F26A2A" w:rsidRPr="0077284C">
        <w:t xml:space="preserve"> Wizz y wazz (alumnos de ingreso y reingreso) (pruebas de reconocimiento, valoración)</w:t>
      </w:r>
    </w:p>
    <w:p w14:paraId="16F48585" w14:textId="77777777" w:rsidR="00F26A2A" w:rsidRDefault="00F26A2A" w:rsidP="00F26A2A">
      <w:pPr>
        <w:pStyle w:val="Ttulo3"/>
      </w:pPr>
      <w:r w:rsidRPr="0077284C">
        <w:lastRenderedPageBreak/>
        <w:t xml:space="preserve">¿Cómo registran el motivo de consulta y antecedentes psicológicos? </w:t>
      </w:r>
    </w:p>
    <w:p w14:paraId="00CDDDEE" w14:textId="77F37264" w:rsidR="00BE673C" w:rsidRPr="00BE673C" w:rsidRDefault="00314D30" w:rsidP="00BE673C">
      <w:r>
        <w:t>-se tiene un formato de manera digital o mano (Hoja)</w:t>
      </w:r>
    </w:p>
    <w:p w14:paraId="16A015D5" w14:textId="77777777" w:rsidR="00F26A2A" w:rsidRDefault="00F26A2A" w:rsidP="00F26A2A">
      <w:pPr>
        <w:pStyle w:val="Ttulo3"/>
      </w:pPr>
      <w:r w:rsidRPr="0077284C">
        <w:t>¿Necesitan registrar información sobre redes de apoyo familiar y social?</w:t>
      </w:r>
    </w:p>
    <w:p w14:paraId="6BEFAE43" w14:textId="45667FCF" w:rsidR="00F10298" w:rsidRPr="00F10298" w:rsidRDefault="00F10298" w:rsidP="00F10298">
      <w:r>
        <w:t xml:space="preserve">-si </w:t>
      </w:r>
    </w:p>
    <w:p w14:paraId="3A362D24" w14:textId="77777777" w:rsidR="00F26A2A" w:rsidRDefault="00F26A2A" w:rsidP="00F26A2A">
      <w:pPr>
        <w:pStyle w:val="Ttulo3"/>
      </w:pPr>
      <w:r w:rsidRPr="0077284C">
        <w:t xml:space="preserve">¿Requieren campos para diagnósticos DSM-5 o CIE-10/11? </w:t>
      </w:r>
    </w:p>
    <w:p w14:paraId="6DA15A36" w14:textId="1833FAB0" w:rsidR="00F26A2A" w:rsidRPr="0077284C" w:rsidRDefault="00670BA7" w:rsidP="00F26A2A">
      <w:r>
        <w:t>-si se maneja como información extra de los alumnos con sus carateristicas</w:t>
      </w:r>
    </w:p>
    <w:p w14:paraId="620EC313" w14:textId="77777777" w:rsidR="00F26A2A" w:rsidRPr="0077284C" w:rsidRDefault="00F26A2A" w:rsidP="00F26A2A">
      <w:pPr>
        <w:pStyle w:val="Ttulo2"/>
      </w:pPr>
      <w:r w:rsidRPr="0077284C">
        <w:t>Sesiones y Tratamiento</w:t>
      </w:r>
    </w:p>
    <w:p w14:paraId="2760B278" w14:textId="47B4F0E1" w:rsidR="00F26A2A" w:rsidRDefault="00F26A2A" w:rsidP="00F26A2A">
      <w:pPr>
        <w:pStyle w:val="Ttulo3"/>
      </w:pPr>
      <w:r w:rsidRPr="0077284C">
        <w:t>¿Cómo documentan cada sesión terapéutica (notas de evolución, SOAP, narrativo)?</w:t>
      </w:r>
    </w:p>
    <w:p w14:paraId="2A962FC9" w14:textId="7A03C0FB" w:rsidR="00670BA7" w:rsidRPr="00670BA7" w:rsidRDefault="00670BA7" w:rsidP="00670BA7">
      <w:r>
        <w:t xml:space="preserve">-notas y escrito </w:t>
      </w:r>
      <w:r w:rsidR="0098258E">
        <w:t>(se gestiona un control de emojis)</w:t>
      </w:r>
    </w:p>
    <w:p w14:paraId="43AB7458" w14:textId="77777777" w:rsidR="00F26A2A" w:rsidRDefault="00F26A2A" w:rsidP="00F26A2A">
      <w:pPr>
        <w:pStyle w:val="Ttulo3"/>
      </w:pPr>
      <w:r w:rsidRPr="0077284C">
        <w:t>¿Qué información debe incluirse en cada nota de sesión?</w:t>
      </w:r>
    </w:p>
    <w:p w14:paraId="3792396A" w14:textId="05F3E36A" w:rsidR="00670BA7" w:rsidRPr="00670BA7" w:rsidRDefault="00670BA7" w:rsidP="00670BA7">
      <w:r>
        <w:t>-</w:t>
      </w:r>
      <w:r w:rsidR="0098258E">
        <w:t xml:space="preserve">Principalmente como se siente el paciente, detección de avances y observaciones(mejor, peor, </w:t>
      </w:r>
      <w:r w:rsidR="004E622D">
        <w:t>etc.)</w:t>
      </w:r>
    </w:p>
    <w:p w14:paraId="1D45FEDB" w14:textId="18737BD0" w:rsidR="0098258E" w:rsidRPr="0098258E" w:rsidRDefault="00F26A2A" w:rsidP="004E622D">
      <w:pPr>
        <w:pStyle w:val="Ttulo3"/>
      </w:pPr>
      <w:r w:rsidRPr="0077284C">
        <w:t>¿Necesitan seguimiento de planes de tratamiento y objetivos terapéuticos?</w:t>
      </w:r>
    </w:p>
    <w:p w14:paraId="6AB41075" w14:textId="52BB464D" w:rsidR="00670BA7" w:rsidRPr="00670BA7" w:rsidRDefault="004E622D" w:rsidP="00670BA7">
      <w:r>
        <w:t xml:space="preserve">-si con ciertos alumnos la mayoría se puede dar en el caso </w:t>
      </w:r>
      <w:r w:rsidR="00AC340C">
        <w:t xml:space="preserve">(en casos de que la situación escale, se puede </w:t>
      </w:r>
      <w:r w:rsidR="005A11D7">
        <w:t>ver en otros usuarios</w:t>
      </w:r>
      <w:r w:rsidR="00FD715F">
        <w:t xml:space="preserve">, psicólogos </w:t>
      </w:r>
      <w:r w:rsidR="00AC340C">
        <w:t>)</w:t>
      </w:r>
    </w:p>
    <w:p w14:paraId="18007EB6" w14:textId="77777777" w:rsidR="00F26A2A" w:rsidRDefault="00F26A2A" w:rsidP="00F26A2A">
      <w:pPr>
        <w:pStyle w:val="Ttulo3"/>
      </w:pPr>
      <w:r w:rsidRPr="0077284C">
        <w:t xml:space="preserve">¿Registran tareas o actividades para el paciente entre sesiones? </w:t>
      </w:r>
    </w:p>
    <w:p w14:paraId="1FEE5F7C" w14:textId="18207ECA" w:rsidR="00670BA7" w:rsidRPr="00670BA7" w:rsidRDefault="004E622D" w:rsidP="004E622D">
      <w:r>
        <w:t xml:space="preserve">- </w:t>
      </w:r>
      <w:r w:rsidR="00FD715F">
        <w:t>si se registran dependiendo del caso(actividades)</w:t>
      </w:r>
    </w:p>
    <w:p w14:paraId="01076544" w14:textId="75FF7B2F" w:rsidR="00C91A75" w:rsidRPr="00C91A75" w:rsidRDefault="00F26A2A" w:rsidP="00C91A75">
      <w:pPr>
        <w:pStyle w:val="Ttulo3"/>
      </w:pPr>
      <w:r w:rsidRPr="0077284C">
        <w:t>¿Manejan diferentes tipos de terapia (individual, grupal, familiar, pareja)?</w:t>
      </w:r>
    </w:p>
    <w:p w14:paraId="5C9A075B" w14:textId="234CA14C" w:rsidR="00F26A2A" w:rsidRPr="0077284C" w:rsidRDefault="00C91A75" w:rsidP="00F26A2A">
      <w:r>
        <w:t>-Si, también de manera que se nece</w:t>
      </w:r>
      <w:r w:rsidR="00AE6044">
        <w:t xml:space="preserve">site también se le pude llamar al papa de manera especifica </w:t>
      </w:r>
    </w:p>
    <w:p w14:paraId="1C1916E3" w14:textId="77777777" w:rsidR="00F26A2A" w:rsidRPr="0077284C" w:rsidRDefault="00F26A2A" w:rsidP="00F26A2A">
      <w:pPr>
        <w:pStyle w:val="Ttulo2"/>
      </w:pPr>
      <w:r w:rsidRPr="0077284C">
        <w:t>Escalas y Evaluaciones</w:t>
      </w:r>
    </w:p>
    <w:p w14:paraId="69ED4897" w14:textId="56E754C4" w:rsidR="00F26A2A" w:rsidRDefault="00F26A2A" w:rsidP="00F26A2A">
      <w:pPr>
        <w:pStyle w:val="Ttulo3"/>
      </w:pPr>
      <w:r w:rsidRPr="0077284C">
        <w:t>¿Qué escalas de evaluación utilizan frecuentemente (</w:t>
      </w:r>
      <w:r w:rsidRPr="0077284C">
        <w:t>¿depresión, ansiedad, estrés?</w:t>
      </w:r>
      <w:r w:rsidRPr="0077284C">
        <w:t xml:space="preserve">  </w:t>
      </w:r>
    </w:p>
    <w:p w14:paraId="63DBC5DB" w14:textId="1DB7AE61" w:rsidR="004371FD" w:rsidRPr="002C0E23" w:rsidRDefault="004371FD" w:rsidP="005B08BD">
      <w:r w:rsidRPr="002C0E23">
        <w:t>-</w:t>
      </w:r>
      <w:r w:rsidR="00616AF7" w:rsidRPr="002C0E23">
        <w:t>Se utiliza expectativas de futuro</w:t>
      </w:r>
      <w:r w:rsidR="002C0E23" w:rsidRPr="002C0E23">
        <w:t xml:space="preserve">, escala de ansiedade de VEk </w:t>
      </w:r>
      <w:r w:rsidR="003A25DB">
        <w:t xml:space="preserve">Proyectivos </w:t>
      </w:r>
      <w:r w:rsidR="005B08BD">
        <w:t>(Hoja)</w:t>
      </w:r>
    </w:p>
    <w:p w14:paraId="50598D45" w14:textId="45BD6C0A" w:rsidR="00F26A2A" w:rsidRDefault="00F26A2A" w:rsidP="00F26A2A">
      <w:pPr>
        <w:pStyle w:val="Ttulo3"/>
      </w:pPr>
      <w:r w:rsidRPr="0077284C">
        <w:t xml:space="preserve">¿Necesitan gráficos o visualizaciones del progreso del paciente? </w:t>
      </w:r>
    </w:p>
    <w:p w14:paraId="5D0EA532" w14:textId="31760AF9" w:rsidR="004371FD" w:rsidRPr="004371FD" w:rsidRDefault="004371FD" w:rsidP="004371FD">
      <w:r>
        <w:t>-</w:t>
      </w:r>
      <w:r w:rsidR="001672CF">
        <w:t xml:space="preserve">De manera que se vea tipo objetiva como que quería hacer el paciente si si lo logro o que </w:t>
      </w:r>
      <w:r w:rsidR="00271024">
        <w:t xml:space="preserve">le impidió hacerlo </w:t>
      </w:r>
    </w:p>
    <w:p w14:paraId="4EACE5E5" w14:textId="1F693932" w:rsidR="00F26A2A" w:rsidRDefault="00F26A2A" w:rsidP="00F26A2A">
      <w:pPr>
        <w:pStyle w:val="Ttulo3"/>
      </w:pPr>
      <w:r w:rsidRPr="0077284C">
        <w:lastRenderedPageBreak/>
        <w:t xml:space="preserve">¿Requieren alertas para reevaluaciones periódicas? </w:t>
      </w:r>
    </w:p>
    <w:p w14:paraId="55399C49" w14:textId="08874E48" w:rsidR="00F26A2A" w:rsidRDefault="00271024" w:rsidP="00F26A2A">
      <w:r>
        <w:t>-</w:t>
      </w:r>
      <w:r w:rsidR="00F524DD">
        <w:t xml:space="preserve">Si, pero de manera </w:t>
      </w:r>
      <w:r w:rsidR="004A5D15">
        <w:t xml:space="preserve">despectiva que se presente una situación </w:t>
      </w:r>
      <w:r w:rsidR="00FA75E8">
        <w:t>específica</w:t>
      </w:r>
      <w:r w:rsidR="004A5D15">
        <w:t>.</w:t>
      </w:r>
    </w:p>
    <w:p w14:paraId="475329EA" w14:textId="6B06EB3B" w:rsidR="00DB2976" w:rsidRPr="00F26A2A" w:rsidRDefault="00FA75E8" w:rsidP="00DB2976">
      <w:r>
        <w:t>-</w:t>
      </w:r>
      <w:r w:rsidR="00DB2976">
        <w:t xml:space="preserve">En cuestión en que al alumno se le obligue </w:t>
      </w:r>
      <w:r w:rsidR="00AB131A">
        <w:t>a venir.</w:t>
      </w:r>
    </w:p>
    <w:p w14:paraId="59FC53A3" w14:textId="77777777" w:rsidR="00F26A2A" w:rsidRPr="0077284C" w:rsidRDefault="00F26A2A" w:rsidP="00F26A2A">
      <w:pPr>
        <w:pStyle w:val="Ttulo2"/>
      </w:pPr>
      <w:r w:rsidRPr="0077284C">
        <w:t>Documentación</w:t>
      </w:r>
    </w:p>
    <w:p w14:paraId="40217F10" w14:textId="77777777" w:rsidR="00F26A2A" w:rsidRDefault="00F26A2A" w:rsidP="00F26A2A">
      <w:pPr>
        <w:pStyle w:val="Ttulo3"/>
      </w:pPr>
      <w:r w:rsidRPr="0077284C">
        <w:t>¿Necesitan generar reportes psicológicos o informes para terceros?</w:t>
      </w:r>
    </w:p>
    <w:p w14:paraId="27A9EB73" w14:textId="16F79BBB" w:rsidR="00AB131A" w:rsidRDefault="00AB131A" w:rsidP="00AB131A">
      <w:r>
        <w:t>Puede</w:t>
      </w:r>
      <w:r w:rsidR="00903F64">
        <w:t>n</w:t>
      </w:r>
      <w:r>
        <w:t xml:space="preserve"> ser para cartas </w:t>
      </w:r>
      <w:r w:rsidR="00E43ED0">
        <w:t>para donde trabaja el alumno o en caso de que lo ocupe en otro lugar.</w:t>
      </w:r>
    </w:p>
    <w:p w14:paraId="01F2D644" w14:textId="741C477B" w:rsidR="00903F64" w:rsidRDefault="00903F64" w:rsidP="00AB131A">
      <w:r>
        <w:t xml:space="preserve">En caso de reportes internos solo se ponen graficas de cuantos fueron hombres y </w:t>
      </w:r>
      <w:r w:rsidR="0082165A">
        <w:t>cuantas mujeres</w:t>
      </w:r>
      <w:r>
        <w:t xml:space="preserve">, y por categoría(Casos internos, problemas </w:t>
      </w:r>
      <w:r w:rsidR="0082165A">
        <w:t>familiares, bullying, ansiedad</w:t>
      </w:r>
      <w:r>
        <w:t>)</w:t>
      </w:r>
      <w:r w:rsidR="0082165A">
        <w:t>.</w:t>
      </w:r>
    </w:p>
    <w:p w14:paraId="4C711389" w14:textId="7B4F1F9F" w:rsidR="0082165A" w:rsidRDefault="00F13E35" w:rsidP="00AB131A">
      <w:r>
        <w:t>Generar graficas de pastel para tener separados</w:t>
      </w:r>
      <w:r w:rsidR="003571B5">
        <w:t xml:space="preserve"> cada categoría.</w:t>
      </w:r>
    </w:p>
    <w:p w14:paraId="25E8EAE4" w14:textId="77777777" w:rsidR="0082165A" w:rsidRPr="00AB131A" w:rsidRDefault="0082165A" w:rsidP="00AB131A"/>
    <w:p w14:paraId="0936310D" w14:textId="2E046512" w:rsidR="00F26A2A" w:rsidRDefault="00F26A2A" w:rsidP="00F26A2A">
      <w:pPr>
        <w:pStyle w:val="Ttulo3"/>
      </w:pPr>
      <w:r w:rsidRPr="0077284C">
        <w:t xml:space="preserve">¿Qué plantillas de documentos necesitan? </w:t>
      </w:r>
    </w:p>
    <w:p w14:paraId="76296AF7" w14:textId="3FF63F21" w:rsidR="005965CF" w:rsidRPr="005965CF" w:rsidRDefault="005965CF" w:rsidP="005965CF">
      <w:r>
        <w:t>Formato generado en papel y lápiz.</w:t>
      </w:r>
      <w:r w:rsidR="00AE33DD">
        <w:t xml:space="preserve"> Se redactan cartas muy diferentes, estaría bien tener un formato </w:t>
      </w:r>
      <w:r w:rsidR="003D3D8F">
        <w:t>general para todos los psicólogos.</w:t>
      </w:r>
      <w:r w:rsidR="00F72A9B">
        <w:t xml:space="preserve"> Método de contacto</w:t>
      </w:r>
      <w:r w:rsidR="00290314">
        <w:t>(teléfono, correo)</w:t>
      </w:r>
      <w:r w:rsidR="00F72A9B">
        <w:t xml:space="preserve"> dentro del formato </w:t>
      </w:r>
      <w:r w:rsidR="00547051">
        <w:t>de llenado de información del alumno.</w:t>
      </w:r>
    </w:p>
    <w:p w14:paraId="3685A766" w14:textId="45AFC797" w:rsidR="00AE676E" w:rsidRDefault="00F26A2A" w:rsidP="00AE676E">
      <w:pPr>
        <w:pStyle w:val="Ttulo3"/>
      </w:pPr>
      <w:r w:rsidRPr="0077284C">
        <w:t>¿Manejan consentimientos informados específicos para tratamiento psicológico?</w:t>
      </w:r>
      <w:r w:rsidR="00290314">
        <w:t xml:space="preserve"> </w:t>
      </w:r>
      <w:r w:rsidR="00AE676E">
        <w:t xml:space="preserve">  </w:t>
      </w:r>
    </w:p>
    <w:p w14:paraId="10F71699" w14:textId="03ACA390" w:rsidR="00AE676E" w:rsidRPr="00AE676E" w:rsidRDefault="00AE676E" w:rsidP="00AE676E">
      <w:r>
        <w:t>Solamente cuando el alumno ya tiene medicamento recetado.</w:t>
      </w:r>
    </w:p>
    <w:p w14:paraId="47A5125A" w14:textId="77777777" w:rsidR="00BC21F5" w:rsidRDefault="00BC21F5" w:rsidP="00BC21F5"/>
    <w:p w14:paraId="531C9253" w14:textId="77777777" w:rsidR="00BC21F5" w:rsidRPr="0077284C" w:rsidRDefault="00BC21F5" w:rsidP="00BC21F5">
      <w:pPr>
        <w:pStyle w:val="Ttulo2"/>
      </w:pPr>
      <w:r w:rsidRPr="0077284C">
        <w:t>Preguntas de Flujo de Trabajo</w:t>
      </w:r>
    </w:p>
    <w:p w14:paraId="0A2658A4" w14:textId="77777777" w:rsidR="00BC21F5" w:rsidRPr="0077284C" w:rsidRDefault="00BC21F5" w:rsidP="00BC21F5">
      <w:pPr>
        <w:pStyle w:val="Ttulo3"/>
      </w:pPr>
      <w:r w:rsidRPr="0077284C">
        <w:t>Agendamiento</w:t>
      </w:r>
    </w:p>
    <w:p w14:paraId="7C2340EC" w14:textId="77777777" w:rsidR="00BC21F5" w:rsidRDefault="00BC21F5" w:rsidP="00AE0CC7">
      <w:pPr>
        <w:pStyle w:val="Ttulo3"/>
      </w:pPr>
      <w:r w:rsidRPr="0077284C">
        <w:t xml:space="preserve">¿Cómo manejan las citas en cada departamento? </w:t>
      </w:r>
    </w:p>
    <w:p w14:paraId="01F4B295" w14:textId="5FF005FE" w:rsidR="00AE676E" w:rsidRPr="00AE676E" w:rsidRDefault="00D17797" w:rsidP="00AE676E">
      <w:r>
        <w:t>Agendados por el tutor,</w:t>
      </w:r>
      <w:r w:rsidR="00E90E12">
        <w:t xml:space="preserve"> o que el alumno</w:t>
      </w:r>
    </w:p>
    <w:p w14:paraId="3F211BE4" w14:textId="77777777" w:rsidR="00BC21F5" w:rsidRDefault="00BC21F5" w:rsidP="00AE0CC7">
      <w:pPr>
        <w:pStyle w:val="Ttulo3"/>
      </w:pPr>
      <w:r w:rsidRPr="0077284C">
        <w:t xml:space="preserve">¿Qué duración típica tienen las citas? </w:t>
      </w:r>
    </w:p>
    <w:p w14:paraId="528A1E7E" w14:textId="24A283F2" w:rsidR="00E90E12" w:rsidRPr="00E90E12" w:rsidRDefault="00E90E12" w:rsidP="00E90E12">
      <w:r>
        <w:t>Lo de una hora clase. 40 minutos</w:t>
      </w:r>
    </w:p>
    <w:p w14:paraId="7437BD1C" w14:textId="77777777" w:rsidR="00BC21F5" w:rsidRPr="0077284C" w:rsidRDefault="00BC21F5" w:rsidP="00BC21F5">
      <w:pPr>
        <w:pStyle w:val="Prrafodelista"/>
      </w:pPr>
    </w:p>
    <w:p w14:paraId="51DB88C7" w14:textId="77777777" w:rsidR="00BC21F5" w:rsidRDefault="00BC21F5" w:rsidP="00AE0CC7">
      <w:pPr>
        <w:pStyle w:val="Ttulo3"/>
      </w:pPr>
      <w:r w:rsidRPr="0077284C">
        <w:t xml:space="preserve">¿Necesitan recordatorios automáticos para pacientes? </w:t>
      </w:r>
    </w:p>
    <w:p w14:paraId="40ECE9CE" w14:textId="0C96AF15" w:rsidR="00E90E12" w:rsidRPr="00E90E12" w:rsidRDefault="00E90E12" w:rsidP="00E90E12">
      <w:r>
        <w:t>El si.</w:t>
      </w:r>
    </w:p>
    <w:p w14:paraId="20C623AE" w14:textId="77777777" w:rsidR="00BC21F5" w:rsidRPr="0077284C" w:rsidRDefault="00BC21F5" w:rsidP="00AE0CC7">
      <w:pPr>
        <w:pStyle w:val="Ttulo3"/>
      </w:pPr>
      <w:r w:rsidRPr="0077284C">
        <w:t>¿Manejan listas de espera?</w:t>
      </w:r>
    </w:p>
    <w:p w14:paraId="1D998DE9" w14:textId="4AC16443" w:rsidR="00BC21F5" w:rsidRPr="0077284C" w:rsidRDefault="00E90E12" w:rsidP="00BC21F5">
      <w:r>
        <w:t>No</w:t>
      </w:r>
      <w:r w:rsidR="008C362D">
        <w:t xml:space="preserve"> a habido casos</w:t>
      </w:r>
    </w:p>
    <w:p w14:paraId="26E5D925" w14:textId="77777777" w:rsidR="00BC21F5" w:rsidRPr="0077284C" w:rsidRDefault="00BC21F5" w:rsidP="00BC21F5">
      <w:pPr>
        <w:pStyle w:val="Ttulo3"/>
      </w:pPr>
      <w:r w:rsidRPr="0077284C">
        <w:lastRenderedPageBreak/>
        <w:t>Interconsultas</w:t>
      </w:r>
    </w:p>
    <w:p w14:paraId="5AC82E71" w14:textId="77777777" w:rsidR="00BC21F5" w:rsidRDefault="00BC21F5" w:rsidP="00AE0CC7">
      <w:pPr>
        <w:pStyle w:val="Ttulo3"/>
      </w:pPr>
      <w:r w:rsidRPr="0077284C">
        <w:t xml:space="preserve">¿Necesitan sistema de interconsultas entre departamentos? </w:t>
      </w:r>
    </w:p>
    <w:p w14:paraId="6AD1666F" w14:textId="560C75EB" w:rsidR="008C362D" w:rsidRPr="008C362D" w:rsidRDefault="008C362D" w:rsidP="008C362D">
      <w:r>
        <w:t>Solamente tener comunicación con escolares,</w:t>
      </w:r>
      <w:r w:rsidR="00993AD2">
        <w:t xml:space="preserve"> los reingresos los mandan directamente a psicopedagogía, </w:t>
      </w:r>
      <w:r>
        <w:t xml:space="preserve"> pero no juntan información con ellos</w:t>
      </w:r>
      <w:r w:rsidR="00993AD2">
        <w:t>.</w:t>
      </w:r>
    </w:p>
    <w:p w14:paraId="69DD1EF8" w14:textId="77777777" w:rsidR="00BC21F5" w:rsidRPr="0077284C" w:rsidRDefault="00BC21F5" w:rsidP="00AE0CC7">
      <w:pPr>
        <w:pStyle w:val="Ttulo3"/>
      </w:pPr>
      <w:r w:rsidRPr="0077284C">
        <w:t xml:space="preserve">¿Cómo se comunican actualmente entre psicología y enfermería? </w:t>
      </w:r>
    </w:p>
    <w:p w14:paraId="6954A0DF" w14:textId="77777777" w:rsidR="00BC21F5" w:rsidRDefault="00BC21F5" w:rsidP="00AE0CC7">
      <w:pPr>
        <w:pStyle w:val="Ttulo3"/>
      </w:pPr>
      <w:r w:rsidRPr="0077284C">
        <w:t>¿Qué información necesitan compartir entre departamentos?</w:t>
      </w:r>
    </w:p>
    <w:p w14:paraId="2F3C251F" w14:textId="61553A7C" w:rsidR="00993AD2" w:rsidRPr="00993AD2" w:rsidRDefault="009C00B1" w:rsidP="00993AD2">
      <w:r>
        <w:t>En casos de ingreso/reingreso, compartir evaluaciones para que ellos puedan dar el visto bueno de que si es apto o no,</w:t>
      </w:r>
    </w:p>
    <w:p w14:paraId="01ED56CC" w14:textId="77777777" w:rsidR="00BC21F5" w:rsidRPr="0077284C" w:rsidRDefault="00BC21F5" w:rsidP="00BC21F5"/>
    <w:p w14:paraId="09277B46" w14:textId="77777777" w:rsidR="00BC21F5" w:rsidRPr="0077284C" w:rsidRDefault="00BC21F5" w:rsidP="00BC21F5">
      <w:pPr>
        <w:pStyle w:val="Ttulo3"/>
      </w:pPr>
      <w:r w:rsidRPr="0077284C">
        <w:t>Reportes y Estadísticas</w:t>
      </w:r>
    </w:p>
    <w:p w14:paraId="182E2448" w14:textId="77777777" w:rsidR="00AE0CC7" w:rsidRDefault="00BC21F5" w:rsidP="00AE0CC7">
      <w:pPr>
        <w:pStyle w:val="Ttulo3"/>
      </w:pPr>
      <w:r w:rsidRPr="0077284C">
        <w:t>¿Qué reportes necesitan generar mensualmente/anualmente?</w:t>
      </w:r>
    </w:p>
    <w:p w14:paraId="0D22CD1F" w14:textId="0821DC2C" w:rsidR="00C95A21" w:rsidRPr="0077284C" w:rsidRDefault="00516F62" w:rsidP="00C95A21">
      <w:pPr>
        <w:pStyle w:val="Prrafodelista"/>
      </w:pPr>
      <w:r>
        <w:t>Por cuatrimestre, cuantas</w:t>
      </w:r>
      <w:r w:rsidR="00C95A21">
        <w:t xml:space="preserve"> personas</w:t>
      </w:r>
      <w:r>
        <w:t xml:space="preserve"> fueron atendidas individualmente, por los problemas que se atendieron</w:t>
      </w:r>
      <w:r w:rsidR="00C95A21">
        <w:t>(Ansiedad, depresión, ruptura amorosa, luto).</w:t>
      </w:r>
    </w:p>
    <w:p w14:paraId="1E31CF73" w14:textId="77777777" w:rsidR="00BC21F5" w:rsidRDefault="00BC21F5" w:rsidP="00AE0CC7">
      <w:pPr>
        <w:pStyle w:val="Ttulo3"/>
      </w:pPr>
      <w:r w:rsidRPr="0077284C">
        <w:t>¿Necesitan estadísticas de pacientes atendidos, diagnósticos frecuentes, procedimientos realizados?</w:t>
      </w:r>
    </w:p>
    <w:p w14:paraId="565563BE" w14:textId="39BA658A" w:rsidR="00C95A21" w:rsidRPr="00C95A21" w:rsidRDefault="00947DDE" w:rsidP="00C95A21">
      <w:r>
        <w:t>Solamente si fue atendido y porque razón.</w:t>
      </w:r>
    </w:p>
    <w:p w14:paraId="065CD571" w14:textId="77777777" w:rsidR="00BC21F5" w:rsidRPr="0077284C" w:rsidRDefault="00BC21F5" w:rsidP="00AE0CC7">
      <w:pPr>
        <w:pStyle w:val="Ttulo3"/>
      </w:pPr>
      <w:r w:rsidRPr="0077284C">
        <w:t xml:space="preserve">¿Requieren indicadores de calidad específicos? </w:t>
      </w:r>
    </w:p>
    <w:p w14:paraId="72C1075A" w14:textId="1CD5233B" w:rsidR="00BC21F5" w:rsidRPr="0077284C" w:rsidRDefault="000759CD" w:rsidP="00BC21F5">
      <w:r>
        <w:t>Pendiente.</w:t>
      </w:r>
    </w:p>
    <w:p w14:paraId="7243ECEC" w14:textId="77777777" w:rsidR="00BC21F5" w:rsidRPr="0077284C" w:rsidRDefault="00BC21F5" w:rsidP="00BC21F5">
      <w:pPr>
        <w:pStyle w:val="Ttulo3"/>
      </w:pPr>
      <w:r w:rsidRPr="0077284C">
        <w:t>Preguntas de Seguridad y Cumplimiento</w:t>
      </w:r>
    </w:p>
    <w:p w14:paraId="3BF65D13" w14:textId="77777777" w:rsidR="00AE0CC7" w:rsidRDefault="00BC21F5" w:rsidP="00AE0CC7">
      <w:pPr>
        <w:pStyle w:val="Ttulo3"/>
      </w:pPr>
      <w:r w:rsidRPr="0077284C">
        <w:t xml:space="preserve">¿Qué regulaciones de privacidad deben cumplir (HIPAA, GDPR, normativa local)? </w:t>
      </w:r>
    </w:p>
    <w:p w14:paraId="4F09717F" w14:textId="1B4F3035" w:rsidR="00C6790E" w:rsidRPr="00C6790E" w:rsidRDefault="00C6790E" w:rsidP="00C6790E">
      <w:r>
        <w:t>Se necesitan protocolos, como los primeros auxilios</w:t>
      </w:r>
      <w:r w:rsidR="00205463">
        <w:t xml:space="preserve">, en casos de que haya complicaciones en sesión, </w:t>
      </w:r>
      <w:r w:rsidR="00444F99">
        <w:t>estaría bien que ellos t</w:t>
      </w:r>
      <w:r w:rsidR="00E87F22">
        <w:t xml:space="preserve">engan los registros anteriores de enfermería para llevar en </w:t>
      </w:r>
      <w:r w:rsidR="00605507">
        <w:t>consideración si tiene algún problema de salud a considerar.</w:t>
      </w:r>
    </w:p>
    <w:p w14:paraId="1A973E31" w14:textId="2EE14A73" w:rsidR="00BC21F5" w:rsidRPr="0077284C" w:rsidRDefault="00BC21F5" w:rsidP="00326488">
      <w:pPr>
        <w:pStyle w:val="Ttulo3"/>
      </w:pPr>
      <w:r w:rsidRPr="0077284C">
        <w:t xml:space="preserve">¿Necesitan auditoría de accesos y modificaciones a las historias clínicas? </w:t>
      </w:r>
    </w:p>
    <w:p w14:paraId="37399061" w14:textId="77777777" w:rsidR="00BC21F5" w:rsidRDefault="00BC21F5" w:rsidP="00326488">
      <w:pPr>
        <w:pStyle w:val="Ttulo3"/>
      </w:pPr>
      <w:r w:rsidRPr="0077284C">
        <w:t xml:space="preserve">¿Cuánto tiempo deben conservar los registros médicos? </w:t>
      </w:r>
    </w:p>
    <w:p w14:paraId="44258089" w14:textId="4F2A47AF" w:rsidR="00326488" w:rsidRPr="00326488" w:rsidRDefault="00326488" w:rsidP="00326488">
      <w:r>
        <w:t xml:space="preserve">Lo correcto es después de 10 </w:t>
      </w:r>
      <w:r w:rsidR="00C13730">
        <w:t>años.</w:t>
      </w:r>
    </w:p>
    <w:p w14:paraId="4DBDC78E" w14:textId="77777777" w:rsidR="00BC21F5" w:rsidRDefault="00BC21F5" w:rsidP="00326488">
      <w:pPr>
        <w:pStyle w:val="Ttulo3"/>
      </w:pPr>
      <w:r w:rsidRPr="0077284C">
        <w:t xml:space="preserve">¿Necesitan firma electrónica para validar documentos? </w:t>
      </w:r>
    </w:p>
    <w:p w14:paraId="12255CC7" w14:textId="4B3A653A" w:rsidR="00C13730" w:rsidRPr="00C13730" w:rsidRDefault="00C13730" w:rsidP="00C13730">
      <w:r>
        <w:t>Si se requiere por parte de ellos.</w:t>
      </w:r>
    </w:p>
    <w:p w14:paraId="049D623D" w14:textId="05868F91" w:rsidR="00BC21F5" w:rsidRPr="0077284C" w:rsidRDefault="00BC21F5" w:rsidP="00BC21F5">
      <w:pPr>
        <w:pStyle w:val="Prrafodelista"/>
      </w:pPr>
    </w:p>
    <w:p w14:paraId="24CE74DC" w14:textId="77777777" w:rsidR="00BC21F5" w:rsidRDefault="00BC21F5" w:rsidP="00326488">
      <w:pPr>
        <w:pStyle w:val="Ttulo3"/>
      </w:pPr>
      <w:r w:rsidRPr="0077284C">
        <w:t xml:space="preserve">¿Requieren backup automático? </w:t>
      </w:r>
    </w:p>
    <w:p w14:paraId="30250612" w14:textId="33A01FAE" w:rsidR="00C13730" w:rsidRPr="00C13730" w:rsidRDefault="00C13730" w:rsidP="00C13730">
      <w:r>
        <w:t>Guardar una copia en el dispositivo local.</w:t>
      </w:r>
    </w:p>
    <w:p w14:paraId="72FC4EFC" w14:textId="6BEEE2E2" w:rsidR="001536CE" w:rsidRDefault="00591E34" w:rsidP="001536CE">
      <w:pPr>
        <w:pStyle w:val="Prrafodelista"/>
      </w:pPr>
      <w:r>
        <w:t>&lt;--¡</w:t>
      </w:r>
      <w:r w:rsidR="00C52843">
        <w:t>Falta de automatización</w:t>
      </w:r>
      <w:r w:rsidR="00F91BAC">
        <w:t>, organizaciones, puede tener un calendario</w:t>
      </w:r>
      <w:r>
        <w:t>, o una agenda para tener citas</w:t>
      </w:r>
      <w:r w:rsidR="00F43470">
        <w:t>, puede ser compartida para que no se sature</w:t>
      </w:r>
      <w:r w:rsidR="00AB1597">
        <w:t>n de trabajo</w:t>
      </w:r>
      <w:r w:rsidR="00C52843">
        <w:t xml:space="preserve"> </w:t>
      </w:r>
      <w:r>
        <w:t>¡--&gt;</w:t>
      </w:r>
    </w:p>
    <w:p w14:paraId="254C6A66" w14:textId="03B17DCE" w:rsidR="001536CE" w:rsidRDefault="00D230CA" w:rsidP="001536CE">
      <w:pPr>
        <w:pStyle w:val="Prrafodelista"/>
      </w:pPr>
      <w:r>
        <w:t xml:space="preserve"> </w:t>
      </w:r>
    </w:p>
    <w:p w14:paraId="277BD6A4" w14:textId="77777777" w:rsidR="00BC21F5" w:rsidRDefault="00BC21F5" w:rsidP="00BC21F5">
      <w:pPr>
        <w:pStyle w:val="Prrafodelista"/>
      </w:pPr>
      <w:r>
        <w:t xml:space="preserve">Tipos de insumos </w:t>
      </w:r>
    </w:p>
    <w:p w14:paraId="54E619E2" w14:textId="77777777" w:rsidR="00BC21F5" w:rsidRDefault="00BC21F5" w:rsidP="00BC21F5">
      <w:pPr>
        <w:pStyle w:val="Prrafodelista"/>
      </w:pPr>
      <w:r>
        <w:t>. Dentro de lo que cabe solo se dan dos insumos de la misma medicina, (un ejemplo paracetamol de 500g con 10 tabletas)</w:t>
      </w:r>
      <w:r>
        <w:br/>
        <w:t>. manejar stock de pastillas no por unidad si no por caja</w:t>
      </w:r>
    </w:p>
    <w:p w14:paraId="1A7BD7CF" w14:textId="77777777" w:rsidR="00BC21F5" w:rsidRDefault="00BC21F5" w:rsidP="00BC21F5">
      <w:pPr>
        <w:pStyle w:val="Prrafodelista"/>
      </w:pPr>
      <w:r>
        <w:t>. sistema de logs</w:t>
      </w:r>
    </w:p>
    <w:p w14:paraId="1C12D879" w14:textId="77777777" w:rsidR="00BC21F5" w:rsidRDefault="00BC21F5" w:rsidP="00BC21F5">
      <w:pPr>
        <w:pStyle w:val="Prrafodelista"/>
      </w:pPr>
      <w:r>
        <w:t xml:space="preserve">. Se utiliza la tablilla y el Excel como medio de formatos </w:t>
      </w:r>
    </w:p>
    <w:p w14:paraId="1A075D3F" w14:textId="77777777" w:rsidR="00BC21F5" w:rsidRDefault="00BC21F5" w:rsidP="00BC21F5">
      <w:pPr>
        <w:pStyle w:val="Prrafodelista"/>
      </w:pPr>
      <w:r>
        <w:t>. Se maneja equipo básico de primeros auxilios (gotas ojos oídos vendas curitas gasas pomadas frías)</w:t>
      </w:r>
    </w:p>
    <w:p w14:paraId="2790F1B6" w14:textId="77777777" w:rsidR="00BC21F5" w:rsidRDefault="00BC21F5" w:rsidP="00BC21F5">
      <w:pPr>
        <w:pStyle w:val="Prrafodelista"/>
      </w:pPr>
      <w:r>
        <w:t xml:space="preserve">.se piden a principio de cuatri dos tubos de pomadas. </w:t>
      </w:r>
    </w:p>
    <w:p w14:paraId="7E9592F4" w14:textId="77777777" w:rsidR="00BC21F5" w:rsidRPr="006154F4" w:rsidRDefault="00BC21F5" w:rsidP="00BC21F5">
      <w:pPr>
        <w:pStyle w:val="Prrafodelista"/>
      </w:pPr>
      <w:r w:rsidRPr="00BC21F5">
        <w:t xml:space="preserve">. </w:t>
      </w:r>
      <w:r w:rsidRPr="006154F4">
        <w:t>cada bolita de algodón se cue</w:t>
      </w:r>
      <w:r>
        <w:t>nta por inyección.</w:t>
      </w:r>
    </w:p>
    <w:p w14:paraId="6C24995E" w14:textId="77777777" w:rsidR="00BC21F5" w:rsidRPr="00BC21F5" w:rsidRDefault="00BC21F5" w:rsidP="00BC21F5"/>
    <w:p w14:paraId="4F5231BA" w14:textId="3D1EC07B" w:rsidR="00A25DA7" w:rsidRDefault="005A721B" w:rsidP="00A25DA7">
      <w:pPr>
        <w:pStyle w:val="Ttulo1"/>
      </w:pPr>
      <w:r>
        <w:t>Enfermería</w:t>
      </w:r>
    </w:p>
    <w:p w14:paraId="4E8682DC" w14:textId="77777777" w:rsidR="00F80DAD" w:rsidRPr="0077284C" w:rsidRDefault="00F80DAD" w:rsidP="00F80DAD">
      <w:pPr>
        <w:pStyle w:val="Ttulo2"/>
      </w:pPr>
      <w:r w:rsidRPr="0077284C">
        <w:t>Preguntas Generales del Sistema</w:t>
      </w:r>
    </w:p>
    <w:p w14:paraId="1957179A" w14:textId="77777777" w:rsidR="00F80DAD" w:rsidRPr="0077284C" w:rsidRDefault="00F80DAD" w:rsidP="005A65AA">
      <w:pPr>
        <w:pStyle w:val="Ttulo3"/>
      </w:pPr>
      <w:r w:rsidRPr="0077284C">
        <w:t>¿Qué sistema utilizan actualmente para desempeñar su puesto?</w:t>
      </w:r>
    </w:p>
    <w:p w14:paraId="34E34E72" w14:textId="33BB4D67" w:rsidR="00F80DAD" w:rsidRPr="0077284C" w:rsidRDefault="00F80DAD" w:rsidP="005A65AA">
      <w:pPr>
        <w:ind w:left="708"/>
      </w:pPr>
      <w:r w:rsidRPr="0077284C">
        <w:br/>
        <w:t>Se usan hojas de Excel para gestiona por puesto</w:t>
      </w:r>
    </w:p>
    <w:p w14:paraId="0F454A34" w14:textId="77777777" w:rsidR="00F80DAD" w:rsidRPr="0077284C" w:rsidRDefault="00F80DAD" w:rsidP="005A65AA">
      <w:pPr>
        <w:ind w:left="708"/>
      </w:pPr>
      <w:r w:rsidRPr="0077284C">
        <w:t>1.-Nombre 2.-Matricula 3.-Sintomas 4.-Docente/Alumno</w:t>
      </w:r>
    </w:p>
    <w:p w14:paraId="703C57BF" w14:textId="77777777" w:rsidR="00F80DAD" w:rsidRPr="0077284C" w:rsidRDefault="00F80DAD" w:rsidP="00F80DAD"/>
    <w:p w14:paraId="55FF36B1" w14:textId="77777777" w:rsidR="00F80DAD" w:rsidRPr="0077284C" w:rsidRDefault="00F80DAD" w:rsidP="005A65AA">
      <w:pPr>
        <w:pStyle w:val="Ttulo3"/>
      </w:pPr>
      <w:r w:rsidRPr="0077284C">
        <w:t>¿Cuántos usuarios aproximadamente utilizarán el sistema en cada departamento (psicología y enfermería)?</w:t>
      </w:r>
    </w:p>
    <w:p w14:paraId="0B2A77E6" w14:textId="496083BE" w:rsidR="00F80DAD" w:rsidRPr="0077284C" w:rsidRDefault="00F80DAD" w:rsidP="005A65AA">
      <w:pPr>
        <w:ind w:left="708"/>
      </w:pPr>
      <w:r w:rsidRPr="0077284C">
        <w:br/>
        <w:t xml:space="preserve">Promedio entre 5-10 de día y noche. </w:t>
      </w:r>
    </w:p>
    <w:p w14:paraId="774675FD" w14:textId="77777777" w:rsidR="00F80DAD" w:rsidRPr="0077284C" w:rsidRDefault="00F80DAD" w:rsidP="005A65AA">
      <w:pPr>
        <w:pStyle w:val="Ttulo3"/>
      </w:pPr>
      <w:r w:rsidRPr="0077284C">
        <w:t>¿Qué tipos de roles de usuario necesitan (médicos, enfermeras, psicólogos, administrativos, pacientes)?</w:t>
      </w:r>
    </w:p>
    <w:p w14:paraId="65295708" w14:textId="16AADBB4" w:rsidR="00F80DAD" w:rsidRPr="0077284C" w:rsidRDefault="00F80DAD" w:rsidP="005A65AA">
      <w:pPr>
        <w:ind w:left="708"/>
      </w:pPr>
      <w:r w:rsidRPr="0077284C">
        <w:br/>
        <w:t>Solo dos enfermeras (Dia y noche) y RH.</w:t>
      </w:r>
    </w:p>
    <w:p w14:paraId="7DFCABF0" w14:textId="77777777" w:rsidR="00F80DAD" w:rsidRPr="0077284C" w:rsidRDefault="00F80DAD" w:rsidP="00F80DAD"/>
    <w:p w14:paraId="615D14D1" w14:textId="77777777" w:rsidR="00F80DAD" w:rsidRPr="0077284C" w:rsidRDefault="00F80DAD" w:rsidP="005A65AA">
      <w:pPr>
        <w:pStyle w:val="Ttulo3"/>
      </w:pPr>
      <w:r w:rsidRPr="0077284C">
        <w:lastRenderedPageBreak/>
        <w:t>¿Qué permisos y niveles de acceso necesita cada rol?</w:t>
      </w:r>
    </w:p>
    <w:p w14:paraId="4AF46EDE" w14:textId="5D713611" w:rsidR="00F80DAD" w:rsidRPr="0077284C" w:rsidRDefault="00F80DAD" w:rsidP="005A65AA">
      <w:pPr>
        <w:ind w:left="708"/>
      </w:pPr>
      <w:r w:rsidRPr="0077284C">
        <w:br/>
        <w:t>N/A.</w:t>
      </w:r>
    </w:p>
    <w:p w14:paraId="1E4E056E" w14:textId="77777777" w:rsidR="00F80DAD" w:rsidRPr="0077284C" w:rsidRDefault="00F80DAD" w:rsidP="00F80DAD"/>
    <w:p w14:paraId="32330B14" w14:textId="77777777" w:rsidR="00F80DAD" w:rsidRPr="0077284C" w:rsidRDefault="00F80DAD" w:rsidP="005A65AA">
      <w:pPr>
        <w:pStyle w:val="Ttulo3"/>
      </w:pPr>
      <w:r w:rsidRPr="0077284C">
        <w:t>¿Necesitan integración con otros sistemas existentes en la institución?</w:t>
      </w:r>
    </w:p>
    <w:p w14:paraId="6B3CC7FE" w14:textId="25884E7C" w:rsidR="00F80DAD" w:rsidRPr="0077284C" w:rsidRDefault="00F80DAD" w:rsidP="005A65AA">
      <w:pPr>
        <w:ind w:left="708"/>
      </w:pPr>
      <w:r w:rsidRPr="0077284C">
        <w:br/>
        <w:t>Relación con finanzas, ellos aprueban si se compran distintos, con gestión de inventario de material. Y podría ser con el tutor para generar un reporte en caso de que el alumno tenga que salir.</w:t>
      </w:r>
    </w:p>
    <w:p w14:paraId="15D1514A" w14:textId="77777777" w:rsidR="00F80DAD" w:rsidRPr="0077284C" w:rsidRDefault="00F80DAD" w:rsidP="00F80DAD"/>
    <w:p w14:paraId="1A283AA8" w14:textId="77777777" w:rsidR="00F80DAD" w:rsidRPr="0077284C" w:rsidRDefault="00F80DAD" w:rsidP="005A65AA">
      <w:pPr>
        <w:pStyle w:val="Ttulo3"/>
      </w:pPr>
      <w:r w:rsidRPr="0077284C">
        <w:t>¿Qué dispositivos usarán para acceder al sistema (computadoras, tablets, teléfonos)?</w:t>
      </w:r>
    </w:p>
    <w:p w14:paraId="145F1068" w14:textId="4BA9BA65" w:rsidR="00F80DAD" w:rsidRPr="0077284C" w:rsidRDefault="00F80DAD" w:rsidP="005A65AA">
      <w:pPr>
        <w:ind w:left="708"/>
      </w:pPr>
      <w:r w:rsidRPr="0077284C">
        <w:br/>
        <w:t>Computadoras mayormente, y en este caso hojas para los registros que después se pasan al Excel.</w:t>
      </w:r>
    </w:p>
    <w:p w14:paraId="1E05234D" w14:textId="77777777" w:rsidR="00F80DAD" w:rsidRPr="0077284C" w:rsidRDefault="00F80DAD" w:rsidP="00F80DAD"/>
    <w:p w14:paraId="237B5C09" w14:textId="77777777" w:rsidR="00F80DAD" w:rsidRPr="00F80DAD" w:rsidRDefault="00F80DAD" w:rsidP="00F80DAD"/>
    <w:p w14:paraId="1F4A8CB5" w14:textId="77777777" w:rsidR="00A25DA7" w:rsidRPr="0077284C" w:rsidRDefault="00A25DA7" w:rsidP="00A25DA7">
      <w:pPr>
        <w:pStyle w:val="Ttulo2"/>
      </w:pPr>
      <w:r w:rsidRPr="0077284C">
        <w:t>Signos Vitales y Evaluación</w:t>
      </w:r>
    </w:p>
    <w:p w14:paraId="17F3FA15" w14:textId="77777777" w:rsidR="00F26A2A" w:rsidRDefault="00A25DA7" w:rsidP="00F26A2A">
      <w:pPr>
        <w:pStyle w:val="Ttulo3"/>
      </w:pPr>
      <w:r w:rsidRPr="0077284C">
        <w:t>¿Qué signos vitales registran habitualmente (presión arterial, temperatura, pulso, respiración, saturación de oxígeno, peso, talla)?</w:t>
      </w:r>
    </w:p>
    <w:p w14:paraId="0A04B0F5" w14:textId="2D89BBBD" w:rsidR="00A25DA7" w:rsidRPr="0077284C" w:rsidRDefault="000B6E70" w:rsidP="00F26A2A">
      <w:pPr>
        <w:pStyle w:val="Prrafodelista"/>
      </w:pPr>
      <w:r w:rsidRPr="0077284C">
        <w:t xml:space="preserve"> </w:t>
      </w:r>
      <w:r w:rsidR="00987BC7" w:rsidRPr="0077284C">
        <w:t>Presión</w:t>
      </w:r>
      <w:r w:rsidRPr="0077284C">
        <w:t>, frecuencia car</w:t>
      </w:r>
      <w:r w:rsidR="005F3BE6" w:rsidRPr="0077284C">
        <w:t>diaca, glucosa y temperatura</w:t>
      </w:r>
      <w:r w:rsidR="003C47F5" w:rsidRPr="0077284C">
        <w:t xml:space="preserve">, en caso de ser </w:t>
      </w:r>
      <w:r w:rsidR="00987BC7" w:rsidRPr="0077284C">
        <w:t>crítico</w:t>
      </w:r>
      <w:r w:rsidR="003C47F5" w:rsidRPr="0077284C">
        <w:t xml:space="preserve">, se llevaría </w:t>
      </w:r>
      <w:r w:rsidR="00987BC7" w:rsidRPr="0077284C">
        <w:t>la medición cada hora dependiendo el caso o darle la salida.</w:t>
      </w:r>
    </w:p>
    <w:p w14:paraId="5BA9961B" w14:textId="77777777" w:rsidR="00F26A2A" w:rsidRDefault="00A25DA7" w:rsidP="00F26A2A">
      <w:pPr>
        <w:pStyle w:val="Ttulo3"/>
      </w:pPr>
      <w:r w:rsidRPr="0077284C">
        <w:t>¿Con qué frecuencia se toman los signos vitales?</w:t>
      </w:r>
    </w:p>
    <w:p w14:paraId="71055921" w14:textId="1DFBB05D" w:rsidR="00A25DA7" w:rsidRPr="0077284C" w:rsidRDefault="001C7D3C" w:rsidP="00F26A2A">
      <w:pPr>
        <w:pStyle w:val="Prrafodelista"/>
      </w:pPr>
      <w:r w:rsidRPr="0077284C">
        <w:t xml:space="preserve"> </w:t>
      </w:r>
      <w:r w:rsidR="00911298" w:rsidRPr="0077284C">
        <w:t>S</w:t>
      </w:r>
      <w:r w:rsidRPr="0077284C">
        <w:t>e llevaría la medición cada hora dependiendo el caso o darle la salida.</w:t>
      </w:r>
    </w:p>
    <w:p w14:paraId="753934AE" w14:textId="06B25CFF" w:rsidR="00A25DA7" w:rsidRPr="0077284C" w:rsidRDefault="00A25DA7" w:rsidP="00F26A2A">
      <w:pPr>
        <w:pStyle w:val="Ttulo3"/>
      </w:pPr>
      <w:r w:rsidRPr="0077284C">
        <w:t>¿Necesitan alertas automáticas cuando los valores están fuera del rango normal?</w:t>
      </w:r>
      <w:r w:rsidR="00911298" w:rsidRPr="0077284C">
        <w:t xml:space="preserve"> </w:t>
      </w:r>
    </w:p>
    <w:p w14:paraId="6262A2C1" w14:textId="77777777" w:rsidR="00F26A2A" w:rsidRDefault="00A25DA7" w:rsidP="00F26A2A">
      <w:pPr>
        <w:pStyle w:val="Ttulo3"/>
      </w:pPr>
      <w:r w:rsidRPr="0077284C">
        <w:t>¿Realizan evaluaciones de dolor?</w:t>
      </w:r>
    </w:p>
    <w:p w14:paraId="570216EB" w14:textId="06360B78" w:rsidR="00F26A2A" w:rsidRPr="00F26A2A" w:rsidRDefault="00A25DA7" w:rsidP="00F26A2A">
      <w:pPr>
        <w:pStyle w:val="Prrafodelista"/>
      </w:pPr>
      <w:r w:rsidRPr="0077284C">
        <w:t xml:space="preserve"> </w:t>
      </w:r>
      <w:r w:rsidR="00A44934" w:rsidRPr="0077284C">
        <w:rPr>
          <w:u w:val="single"/>
        </w:rPr>
        <w:t>Si</w:t>
      </w:r>
    </w:p>
    <w:p w14:paraId="1DB80D85" w14:textId="77777777" w:rsidR="00F26A2A" w:rsidRDefault="00A44934" w:rsidP="00F26A2A">
      <w:pPr>
        <w:pStyle w:val="Ttulo3"/>
      </w:pPr>
      <w:r w:rsidRPr="0077284C">
        <w:rPr>
          <w:u w:val="single"/>
        </w:rPr>
        <w:t xml:space="preserve"> </w:t>
      </w:r>
      <w:r w:rsidR="00A25DA7" w:rsidRPr="0077284C">
        <w:t>¿Qué escalas usan?</w:t>
      </w:r>
      <w:r w:rsidRPr="0077284C">
        <w:t xml:space="preserve"> </w:t>
      </w:r>
    </w:p>
    <w:p w14:paraId="2EA6F46B" w14:textId="7D0AADBC" w:rsidR="00A25DA7" w:rsidRPr="0077284C" w:rsidRDefault="00A44934" w:rsidP="00F26A2A">
      <w:pPr>
        <w:pStyle w:val="Prrafodelista"/>
      </w:pPr>
      <w:r w:rsidRPr="0077284C">
        <w:t>Solo se utiliza escala numérica del 1-10.</w:t>
      </w:r>
    </w:p>
    <w:p w14:paraId="3954606B" w14:textId="77777777" w:rsidR="00F26A2A" w:rsidRDefault="00A25DA7" w:rsidP="00F26A2A">
      <w:pPr>
        <w:pStyle w:val="Ttulo3"/>
      </w:pPr>
      <w:r w:rsidRPr="0077284C">
        <w:lastRenderedPageBreak/>
        <w:t>¿Registran valoraciones de enfermería por patrones funcionales o necesidades?</w:t>
      </w:r>
    </w:p>
    <w:p w14:paraId="55FB746D" w14:textId="38EB637C" w:rsidR="00A25DA7" w:rsidRPr="0077284C" w:rsidRDefault="00A44934" w:rsidP="00F26A2A">
      <w:pPr>
        <w:pStyle w:val="Prrafodelista"/>
      </w:pPr>
      <w:r w:rsidRPr="0077284C">
        <w:t xml:space="preserve"> Por necesidades</w:t>
      </w:r>
    </w:p>
    <w:p w14:paraId="2AAE6559" w14:textId="77777777" w:rsidR="00A25DA7" w:rsidRPr="0077284C" w:rsidRDefault="00A25DA7" w:rsidP="00A25DA7"/>
    <w:p w14:paraId="7F72C272" w14:textId="77777777" w:rsidR="00A25DA7" w:rsidRPr="0077284C" w:rsidRDefault="00A25DA7" w:rsidP="00A25DA7">
      <w:pPr>
        <w:pStyle w:val="Ttulo2"/>
      </w:pPr>
      <w:r w:rsidRPr="0077284C">
        <w:t>Medicación</w:t>
      </w:r>
    </w:p>
    <w:p w14:paraId="0688279B" w14:textId="77777777" w:rsidR="00F26A2A" w:rsidRDefault="00A25DA7" w:rsidP="00F26A2A">
      <w:pPr>
        <w:pStyle w:val="Ttulo3"/>
      </w:pPr>
      <w:r w:rsidRPr="0077284C">
        <w:t>¿Necesitan registrar la administración de medicamentos?</w:t>
      </w:r>
      <w:r w:rsidR="00A44934" w:rsidRPr="0077284C">
        <w:t xml:space="preserve"> </w:t>
      </w:r>
    </w:p>
    <w:p w14:paraId="709A9BAD" w14:textId="1CA1CED3" w:rsidR="00A25DA7" w:rsidRPr="0077284C" w:rsidRDefault="00A44934" w:rsidP="00F26A2A">
      <w:pPr>
        <w:pStyle w:val="Prrafodelista"/>
      </w:pPr>
      <w:r w:rsidRPr="0077284C">
        <w:t>Si, seria parte del inventario</w:t>
      </w:r>
      <w:r w:rsidR="001A10A4" w:rsidRPr="0077284C">
        <w:t xml:space="preserve">, y en su caso de cuanto se administra, </w:t>
      </w:r>
      <w:r w:rsidR="00FB7836" w:rsidRPr="0077284C">
        <w:t>no recetaría directamente</w:t>
      </w:r>
      <w:r w:rsidR="009507E1" w:rsidRPr="0077284C">
        <w:t xml:space="preserve"> antibiótico.</w:t>
      </w:r>
    </w:p>
    <w:p w14:paraId="71E1A8D6" w14:textId="77777777" w:rsidR="00F26A2A" w:rsidRDefault="00A25DA7" w:rsidP="00F26A2A">
      <w:pPr>
        <w:pStyle w:val="Ttulo3"/>
      </w:pPr>
      <w:r w:rsidRPr="0077284C">
        <w:t>¿Requieren verificación de las 5 correctos (paciente, medicamento, dosis, vía, hora)?</w:t>
      </w:r>
    </w:p>
    <w:p w14:paraId="76533D3F" w14:textId="3993B05D" w:rsidR="00A25DA7" w:rsidRPr="0077284C" w:rsidRDefault="00A65403" w:rsidP="00F26A2A">
      <w:pPr>
        <w:ind w:firstLine="708"/>
      </w:pPr>
      <w:r w:rsidRPr="00F26A2A">
        <w:t xml:space="preserve">Si se </w:t>
      </w:r>
      <w:r w:rsidR="0015351D" w:rsidRPr="00F26A2A">
        <w:t>requiere</w:t>
      </w:r>
      <w:r w:rsidRPr="00F26A2A">
        <w:t xml:space="preserve"> por seguridad</w:t>
      </w:r>
      <w:r w:rsidRPr="0077284C">
        <w:t>.</w:t>
      </w:r>
    </w:p>
    <w:p w14:paraId="356ACDFB" w14:textId="77777777" w:rsidR="00F26A2A" w:rsidRDefault="00A25DA7" w:rsidP="00F26A2A">
      <w:pPr>
        <w:pStyle w:val="Ttulo3"/>
      </w:pPr>
      <w:r w:rsidRPr="0077284C">
        <w:t>¿Necesitan alertas de medicación pendiente?</w:t>
      </w:r>
      <w:r w:rsidR="00A65403" w:rsidRPr="0077284C">
        <w:t xml:space="preserve"> </w:t>
      </w:r>
    </w:p>
    <w:p w14:paraId="72618E66" w14:textId="1A366FC6" w:rsidR="00A25DA7" w:rsidRPr="0077284C" w:rsidRDefault="0082743F" w:rsidP="00F26A2A">
      <w:pPr>
        <w:pStyle w:val="Prrafodelista"/>
      </w:pPr>
      <w:r w:rsidRPr="0077284C">
        <w:t xml:space="preserve">En este caso solo aplica </w:t>
      </w:r>
      <w:r w:rsidR="001E035D" w:rsidRPr="0077284C">
        <w:t>como si fuera “Emergencia”, dosis única.</w:t>
      </w:r>
    </w:p>
    <w:p w14:paraId="296B1A2A" w14:textId="77777777" w:rsidR="00F26A2A" w:rsidRDefault="00A25DA7" w:rsidP="00F26A2A">
      <w:pPr>
        <w:pStyle w:val="Ttulo3"/>
      </w:pPr>
      <w:r w:rsidRPr="0077284C">
        <w:t>¿Registran reacciones adversas o alergias a medicamentos?</w:t>
      </w:r>
      <w:r w:rsidR="001E035D" w:rsidRPr="0077284C">
        <w:t xml:space="preserve"> </w:t>
      </w:r>
    </w:p>
    <w:p w14:paraId="23A0CA47" w14:textId="0774DDBC" w:rsidR="00A25DA7" w:rsidRPr="0077284C" w:rsidRDefault="001E035D" w:rsidP="00F26A2A">
      <w:pPr>
        <w:pStyle w:val="Prrafodelista"/>
      </w:pPr>
      <w:r w:rsidRPr="0077284C">
        <w:t>Siempre se pregunta antes de recetar un medicamento.</w:t>
      </w:r>
    </w:p>
    <w:p w14:paraId="7CEAF2B2" w14:textId="32E9F870" w:rsidR="00F3161A" w:rsidRPr="0077284C" w:rsidRDefault="00F26A2A" w:rsidP="00F26A2A">
      <w:pPr>
        <w:ind w:firstLine="708"/>
      </w:pPr>
      <w:r w:rsidRPr="0077284C">
        <w:t>Estaría</w:t>
      </w:r>
      <w:r w:rsidR="00F3161A" w:rsidRPr="0077284C">
        <w:t xml:space="preserve"> bien un sistema de antecedentes de alumnos que ingresan</w:t>
      </w:r>
      <w:r w:rsidR="003432E2" w:rsidRPr="0077284C">
        <w:t xml:space="preserve"> a enfermería.</w:t>
      </w:r>
    </w:p>
    <w:p w14:paraId="6A7CDCEF" w14:textId="77777777" w:rsidR="00A25DA7" w:rsidRPr="0077284C" w:rsidRDefault="00A25DA7" w:rsidP="00A25DA7"/>
    <w:p w14:paraId="5334A02E" w14:textId="77777777" w:rsidR="00A25DA7" w:rsidRPr="0077284C" w:rsidRDefault="00A25DA7" w:rsidP="00A25DA7">
      <w:pPr>
        <w:pStyle w:val="Ttulo2"/>
      </w:pPr>
      <w:r w:rsidRPr="0077284C">
        <w:t>Procedimientos y Cuidados</w:t>
      </w:r>
    </w:p>
    <w:p w14:paraId="150AF4C4" w14:textId="77777777" w:rsidR="00F26A2A" w:rsidRDefault="00A25DA7" w:rsidP="00F26A2A">
      <w:pPr>
        <w:pStyle w:val="Ttulo3"/>
      </w:pPr>
      <w:r w:rsidRPr="0077284C">
        <w:t>¿Qué procedimientos de enfermería realizan comúnmente (curaciones, inyecciones, cateterizaciones)?</w:t>
      </w:r>
      <w:r w:rsidR="00F3161A" w:rsidRPr="0077284C">
        <w:t xml:space="preserve"> </w:t>
      </w:r>
    </w:p>
    <w:p w14:paraId="24F1D902" w14:textId="54ECA1E0" w:rsidR="00A25DA7" w:rsidRPr="0077284C" w:rsidRDefault="00F3161A" w:rsidP="00F26A2A">
      <w:pPr>
        <w:pStyle w:val="Prrafodelista"/>
      </w:pPr>
      <w:r w:rsidRPr="0077284C">
        <w:t xml:space="preserve">Curaciones básicas e inyececciones, en casos extremos </w:t>
      </w:r>
      <w:r w:rsidR="00741118" w:rsidRPr="0077284C">
        <w:t>cortadas superficiales, vendajes, y se comunica a protección civil</w:t>
      </w:r>
      <w:r w:rsidR="003432E2" w:rsidRPr="0077284C">
        <w:t>; enfermería serviría como apoyo en casos extremos on protección civil.</w:t>
      </w:r>
    </w:p>
    <w:p w14:paraId="329A7E90" w14:textId="77777777" w:rsidR="00F26A2A" w:rsidRDefault="00A25DA7" w:rsidP="00F26A2A">
      <w:pPr>
        <w:pStyle w:val="Ttulo3"/>
      </w:pPr>
      <w:r w:rsidRPr="0077284C">
        <w:t>¿Necesitan documentar cuidados específicos (prevención de úlceras, movilización, higiene)?</w:t>
      </w:r>
      <w:r w:rsidR="00741118" w:rsidRPr="0077284C">
        <w:t xml:space="preserve"> </w:t>
      </w:r>
    </w:p>
    <w:p w14:paraId="6D1EE276" w14:textId="3F04B4D7" w:rsidR="00A25DA7" w:rsidRPr="0077284C" w:rsidRDefault="003432E2" w:rsidP="00F26A2A">
      <w:pPr>
        <w:pStyle w:val="Prrafodelista"/>
      </w:pPr>
      <w:r w:rsidRPr="0077284C">
        <w:t xml:space="preserve"> No se maneja</w:t>
      </w:r>
      <w:r w:rsidR="00E928FF" w:rsidRPr="0077284C">
        <w:t xml:space="preserve"> en este caso.</w:t>
      </w:r>
    </w:p>
    <w:p w14:paraId="01E57EB3" w14:textId="77777777" w:rsidR="00F26A2A" w:rsidRDefault="00A25DA7" w:rsidP="00F26A2A">
      <w:pPr>
        <w:pStyle w:val="Ttulo3"/>
      </w:pPr>
      <w:r w:rsidRPr="0077284C">
        <w:t>¿Manejan protocolos o planes de cuidados estandarizados?</w:t>
      </w:r>
      <w:r w:rsidR="00E928FF" w:rsidRPr="0077284C">
        <w:t xml:space="preserve"> </w:t>
      </w:r>
    </w:p>
    <w:p w14:paraId="54E2C6AC" w14:textId="43FAA700" w:rsidR="00A25DA7" w:rsidRPr="0077284C" w:rsidRDefault="00E928FF" w:rsidP="00F26A2A">
      <w:pPr>
        <w:pStyle w:val="Prrafodelista"/>
      </w:pPr>
      <w:r w:rsidRPr="0077284C">
        <w:t>No se maneja en el departamento.</w:t>
      </w:r>
    </w:p>
    <w:p w14:paraId="54F2915D" w14:textId="77777777" w:rsidR="00F26A2A" w:rsidRDefault="00A25DA7" w:rsidP="00F26A2A">
      <w:pPr>
        <w:pStyle w:val="Ttulo3"/>
      </w:pPr>
      <w:r w:rsidRPr="0077284C">
        <w:t>¿Requieren check-lists para procedimientos específicos?</w:t>
      </w:r>
      <w:r w:rsidR="00E928FF" w:rsidRPr="0077284C">
        <w:t xml:space="preserve"> </w:t>
      </w:r>
    </w:p>
    <w:p w14:paraId="1AEC8D6D" w14:textId="01E54E1E" w:rsidR="00A25DA7" w:rsidRPr="0077284C" w:rsidRDefault="006D0A85" w:rsidP="00F26A2A">
      <w:pPr>
        <w:pStyle w:val="Prrafodelista"/>
      </w:pPr>
      <w:r w:rsidRPr="0077284C">
        <w:t>Procedimiento básico si.</w:t>
      </w:r>
    </w:p>
    <w:p w14:paraId="7FFA595F" w14:textId="77777777" w:rsidR="00A25DA7" w:rsidRPr="0077284C" w:rsidRDefault="00A25DA7" w:rsidP="00A25DA7"/>
    <w:p w14:paraId="42439C5B" w14:textId="77777777" w:rsidR="00A25DA7" w:rsidRPr="0077284C" w:rsidRDefault="00A25DA7" w:rsidP="00A25DA7">
      <w:pPr>
        <w:pStyle w:val="Ttulo2"/>
      </w:pPr>
      <w:r w:rsidRPr="0077284C">
        <w:t>Evolución y Notas</w:t>
      </w:r>
    </w:p>
    <w:p w14:paraId="60803C2F" w14:textId="77777777" w:rsidR="00F26A2A" w:rsidRDefault="00A25DA7" w:rsidP="00F26A2A">
      <w:pPr>
        <w:pStyle w:val="Ttulo3"/>
      </w:pPr>
      <w:r w:rsidRPr="0077284C">
        <w:t>¿Cómo documentan la evolución del paciente (SOAPIE, narrativo, por sistemas)?</w:t>
      </w:r>
      <w:r w:rsidR="00A37964" w:rsidRPr="0077284C">
        <w:t xml:space="preserve"> </w:t>
      </w:r>
    </w:p>
    <w:p w14:paraId="36D218DD" w14:textId="06ECA646" w:rsidR="00A25DA7" w:rsidRPr="0077284C" w:rsidRDefault="00A37964" w:rsidP="00F26A2A">
      <w:pPr>
        <w:ind w:firstLine="708"/>
      </w:pPr>
      <w:r w:rsidRPr="0077284C">
        <w:t>Seguimiento solo en caso de regresar</w:t>
      </w:r>
      <w:r w:rsidR="00093501" w:rsidRPr="0077284C">
        <w:t xml:space="preserve">, *documentar </w:t>
      </w:r>
      <w:r w:rsidR="00F26A2A" w:rsidRPr="0077284C">
        <w:t>evolución</w:t>
      </w:r>
      <w:r w:rsidR="00093501" w:rsidRPr="0077284C">
        <w:t xml:space="preserve"> del paciente*</w:t>
      </w:r>
    </w:p>
    <w:p w14:paraId="64437A03" w14:textId="77777777" w:rsidR="00F26A2A" w:rsidRDefault="00A25DA7" w:rsidP="00F26A2A">
      <w:pPr>
        <w:pStyle w:val="Ttulo3"/>
      </w:pPr>
      <w:r w:rsidRPr="0077284C">
        <w:t>¿Necesitan registrar cambios de turno y handover de pacientes?</w:t>
      </w:r>
      <w:r w:rsidR="00093501" w:rsidRPr="0077284C">
        <w:t xml:space="preserve"> </w:t>
      </w:r>
    </w:p>
    <w:p w14:paraId="3510ACE7" w14:textId="3FB38008" w:rsidR="00A25DA7" w:rsidRPr="0077284C" w:rsidRDefault="008E7C95" w:rsidP="00F26A2A">
      <w:pPr>
        <w:pStyle w:val="Prrafodelista"/>
      </w:pPr>
      <w:r w:rsidRPr="0077284C">
        <w:t>No se necesita.</w:t>
      </w:r>
    </w:p>
    <w:p w14:paraId="3DE7CF7D" w14:textId="77777777" w:rsidR="00F26A2A" w:rsidRDefault="00A25DA7" w:rsidP="00F26A2A">
      <w:pPr>
        <w:pStyle w:val="Ttulo3"/>
      </w:pPr>
      <w:r w:rsidRPr="0077284C">
        <w:t>¿Qué información debe transferirse entre turnos?</w:t>
      </w:r>
      <w:r w:rsidR="008E7C95" w:rsidRPr="0077284C">
        <w:t xml:space="preserve"> </w:t>
      </w:r>
    </w:p>
    <w:p w14:paraId="5BC5F2DB" w14:textId="6B11B9C0" w:rsidR="00A25DA7" w:rsidRPr="0077284C" w:rsidRDefault="000163A8" w:rsidP="00F26A2A">
      <w:pPr>
        <w:pStyle w:val="Prrafodelista"/>
      </w:pPr>
      <w:r w:rsidRPr="0077284C">
        <w:t xml:space="preserve">Lo </w:t>
      </w:r>
      <w:r w:rsidR="00F26A2A" w:rsidRPr="0077284C">
        <w:t>más</w:t>
      </w:r>
      <w:r w:rsidRPr="0077284C">
        <w:t xml:space="preserve"> relevante, en caso de que se cruce el cambio de turno.</w:t>
      </w:r>
    </w:p>
    <w:p w14:paraId="43116389" w14:textId="5D419E88" w:rsidR="000163A8" w:rsidRDefault="00E4767E" w:rsidP="00F26A2A">
      <w:pPr>
        <w:ind w:left="708"/>
      </w:pPr>
      <w:r w:rsidRPr="0077284C">
        <w:t>*</w:t>
      </w:r>
      <w:r w:rsidR="000163A8" w:rsidRPr="0077284C">
        <w:t xml:space="preserve">En caso de que haya un caso en el que </w:t>
      </w:r>
      <w:r w:rsidR="007E7C16" w:rsidRPr="0077284C">
        <w:t xml:space="preserve">se le de la salida al alumno, </w:t>
      </w:r>
      <w:r w:rsidRPr="0077284C">
        <w:t>que se genere un reporte aparte que pueda llegar con el tutor como justificante de falta*</w:t>
      </w:r>
    </w:p>
    <w:p w14:paraId="4F5ABB38" w14:textId="77777777" w:rsidR="00BC21F5" w:rsidRPr="0077284C" w:rsidRDefault="00BC21F5" w:rsidP="00BC21F5">
      <w:pPr>
        <w:pStyle w:val="Ttulo2"/>
      </w:pPr>
      <w:r w:rsidRPr="0077284C">
        <w:t>Preguntas de Flujo de Trabajo</w:t>
      </w:r>
    </w:p>
    <w:p w14:paraId="66CD344D" w14:textId="77777777" w:rsidR="00BC21F5" w:rsidRPr="0077284C" w:rsidRDefault="00BC21F5" w:rsidP="00BC21F5">
      <w:pPr>
        <w:pStyle w:val="Ttulo3"/>
      </w:pPr>
      <w:r w:rsidRPr="0077284C">
        <w:t>Agendamiento</w:t>
      </w:r>
    </w:p>
    <w:p w14:paraId="695C4975" w14:textId="77777777" w:rsidR="00BC21F5" w:rsidRPr="0077284C" w:rsidRDefault="00BC21F5" w:rsidP="005A65AA">
      <w:pPr>
        <w:pStyle w:val="Ttulo3"/>
      </w:pPr>
      <w:r w:rsidRPr="0077284C">
        <w:t xml:space="preserve">¿Cómo manejan las citas en cada departamento? </w:t>
      </w:r>
    </w:p>
    <w:p w14:paraId="147B0564" w14:textId="77777777" w:rsidR="00BC21F5" w:rsidRPr="0077284C" w:rsidRDefault="00BC21F5" w:rsidP="00BC21F5">
      <w:pPr>
        <w:pStyle w:val="Prrafodelista"/>
      </w:pPr>
      <w:r w:rsidRPr="0077284C">
        <w:t>Enfermería: Seria consulta general, a como vayan llegando.</w:t>
      </w:r>
    </w:p>
    <w:p w14:paraId="36140720" w14:textId="77777777" w:rsidR="00BC21F5" w:rsidRPr="0077284C" w:rsidRDefault="00BC21F5" w:rsidP="005A65AA">
      <w:pPr>
        <w:pStyle w:val="Ttulo3"/>
      </w:pPr>
      <w:r w:rsidRPr="0077284C">
        <w:t xml:space="preserve">¿Qué duración típica tienen las citas? </w:t>
      </w:r>
    </w:p>
    <w:p w14:paraId="396221A1" w14:textId="77777777" w:rsidR="00BC21F5" w:rsidRPr="0077284C" w:rsidRDefault="00BC21F5" w:rsidP="00BC21F5">
      <w:pPr>
        <w:pStyle w:val="Prrafodelista"/>
      </w:pPr>
    </w:p>
    <w:p w14:paraId="04B0F083" w14:textId="77777777" w:rsidR="00BC21F5" w:rsidRPr="0077284C" w:rsidRDefault="00BC21F5" w:rsidP="00BC21F5">
      <w:pPr>
        <w:pStyle w:val="Prrafodelista"/>
      </w:pPr>
      <w:r w:rsidRPr="0077284C">
        <w:t>Entre 10-15 minutos.</w:t>
      </w:r>
    </w:p>
    <w:p w14:paraId="24041DC7" w14:textId="77777777" w:rsidR="00BC21F5" w:rsidRPr="0077284C" w:rsidRDefault="00BC21F5" w:rsidP="005A65AA">
      <w:pPr>
        <w:pStyle w:val="Ttulo3"/>
      </w:pPr>
      <w:r w:rsidRPr="0077284C">
        <w:t xml:space="preserve">¿Necesitan recordatorios automáticos para pacientes? </w:t>
      </w:r>
    </w:p>
    <w:p w14:paraId="4CF72DCA" w14:textId="574FB822" w:rsidR="00BC21F5" w:rsidRPr="0077284C" w:rsidRDefault="00BC21F5" w:rsidP="00BC21F5">
      <w:pPr>
        <w:pStyle w:val="Prrafodelista"/>
      </w:pPr>
      <w:r w:rsidRPr="0077284C">
        <w:t xml:space="preserve">No se manejan recordatorios. </w:t>
      </w:r>
      <w:r w:rsidRPr="0077284C">
        <w:br/>
      </w:r>
    </w:p>
    <w:p w14:paraId="41A477B3" w14:textId="77777777" w:rsidR="00BC21F5" w:rsidRPr="0077284C" w:rsidRDefault="00BC21F5" w:rsidP="005A65AA">
      <w:pPr>
        <w:pStyle w:val="Ttulo3"/>
      </w:pPr>
      <w:r w:rsidRPr="0077284C">
        <w:t>¿Manejan listas de espera?</w:t>
      </w:r>
    </w:p>
    <w:p w14:paraId="5D90D548" w14:textId="77777777" w:rsidR="00BC21F5" w:rsidRPr="0077284C" w:rsidRDefault="00BC21F5" w:rsidP="00BC21F5">
      <w:pPr>
        <w:pStyle w:val="Prrafodelista"/>
      </w:pPr>
      <w:r w:rsidRPr="0077284C">
        <w:t>- En este caso no aplica. En tiempo de frio el flujo de consultas si es mas constante.</w:t>
      </w:r>
    </w:p>
    <w:p w14:paraId="18532165" w14:textId="64F40719" w:rsidR="00BC21F5" w:rsidRPr="0077284C" w:rsidRDefault="00BC21F5" w:rsidP="00BC21F5">
      <w:pPr>
        <w:pStyle w:val="Prrafodelista"/>
      </w:pPr>
      <w:r w:rsidRPr="0077284C">
        <w:t xml:space="preserve"> </w:t>
      </w:r>
    </w:p>
    <w:p w14:paraId="4834EB4B" w14:textId="77777777" w:rsidR="00BC21F5" w:rsidRPr="0077284C" w:rsidRDefault="00BC21F5" w:rsidP="00BC21F5"/>
    <w:p w14:paraId="313380A7" w14:textId="77777777" w:rsidR="00BC21F5" w:rsidRPr="0077284C" w:rsidRDefault="00BC21F5" w:rsidP="00BC21F5">
      <w:pPr>
        <w:pStyle w:val="Ttulo3"/>
      </w:pPr>
      <w:r w:rsidRPr="0077284C">
        <w:t>Interconsultas</w:t>
      </w:r>
    </w:p>
    <w:p w14:paraId="1FDB496E" w14:textId="77777777" w:rsidR="00BC21F5" w:rsidRPr="0077284C" w:rsidRDefault="00BC21F5" w:rsidP="009629F2">
      <w:pPr>
        <w:pStyle w:val="Ttulo3"/>
      </w:pPr>
      <w:r w:rsidRPr="0077284C">
        <w:t xml:space="preserve">¿Necesitan sistema de interconsultas entre departamentos? </w:t>
      </w:r>
    </w:p>
    <w:p w14:paraId="3A9CD4BB" w14:textId="77777777" w:rsidR="00BC21F5" w:rsidRPr="0077284C" w:rsidRDefault="00BC21F5" w:rsidP="00BC21F5">
      <w:pPr>
        <w:pStyle w:val="Prrafodelista"/>
      </w:pPr>
      <w:r w:rsidRPr="0077284C">
        <w:t>Se comunican con los prefectos o maestros.</w:t>
      </w:r>
    </w:p>
    <w:p w14:paraId="04312FB1" w14:textId="77777777" w:rsidR="00BC21F5" w:rsidRPr="0077284C" w:rsidRDefault="00BC21F5" w:rsidP="009629F2">
      <w:pPr>
        <w:pStyle w:val="Ttulo3"/>
      </w:pPr>
      <w:r w:rsidRPr="0077284C">
        <w:t xml:space="preserve">¿Cómo se comunican actualmente entre psicología y enfermería? </w:t>
      </w:r>
    </w:p>
    <w:p w14:paraId="6DFF492D" w14:textId="77777777" w:rsidR="00BC21F5" w:rsidRPr="0077284C" w:rsidRDefault="00BC21F5" w:rsidP="00BC21F5">
      <w:pPr>
        <w:pStyle w:val="Prrafodelista"/>
      </w:pPr>
      <w:r w:rsidRPr="0077284C">
        <w:t>Enfermería: Trabajan en conjunto, pero no se comparten registros.</w:t>
      </w:r>
    </w:p>
    <w:p w14:paraId="2D3BE585" w14:textId="77777777" w:rsidR="00BC21F5" w:rsidRPr="0077284C" w:rsidRDefault="00BC21F5" w:rsidP="009629F2">
      <w:pPr>
        <w:pStyle w:val="Ttulo3"/>
      </w:pPr>
      <w:r w:rsidRPr="0077284C">
        <w:lastRenderedPageBreak/>
        <w:t>¿Qué información necesitan compartir entre departamentos?</w:t>
      </w:r>
    </w:p>
    <w:p w14:paraId="6DE0E991" w14:textId="45C50095" w:rsidR="00BC21F5" w:rsidRPr="0077284C" w:rsidRDefault="00BC21F5" w:rsidP="00BC21F5">
      <w:pPr>
        <w:pStyle w:val="Prrafodelista"/>
      </w:pPr>
      <w:r w:rsidRPr="0077284C">
        <w:t xml:space="preserve">Síntomas mayormente en el caso, pero se llevaría un registro independiente de cada departamento. </w:t>
      </w:r>
    </w:p>
    <w:p w14:paraId="470CAC2C" w14:textId="77777777" w:rsidR="00BC21F5" w:rsidRPr="0077284C" w:rsidRDefault="00BC21F5" w:rsidP="00BC21F5"/>
    <w:p w14:paraId="4C35EEF2" w14:textId="77777777" w:rsidR="00BC21F5" w:rsidRPr="0077284C" w:rsidRDefault="00BC21F5" w:rsidP="00BC21F5">
      <w:pPr>
        <w:pStyle w:val="Ttulo3"/>
      </w:pPr>
      <w:r w:rsidRPr="0077284C">
        <w:t>Reportes y Estadísticas</w:t>
      </w:r>
    </w:p>
    <w:p w14:paraId="7CF334AF" w14:textId="77777777" w:rsidR="006B3C2A" w:rsidRDefault="00BC21F5" w:rsidP="006B3C2A">
      <w:pPr>
        <w:pStyle w:val="Ttulo3"/>
      </w:pPr>
      <w:r w:rsidRPr="0077284C">
        <w:t>¿Qué reportes necesitan generar mensualmente/anualmente?</w:t>
      </w:r>
    </w:p>
    <w:p w14:paraId="4C1CA762" w14:textId="07EF288C" w:rsidR="00BC21F5" w:rsidRPr="0077284C" w:rsidRDefault="00BC21F5" w:rsidP="006B3C2A">
      <w:pPr>
        <w:pStyle w:val="Prrafodelista"/>
      </w:pPr>
      <w:r w:rsidRPr="0077284C">
        <w:t xml:space="preserve"> El registro de cuantas consultas se generó en el cuatrimestre, y con esa información solo se separa por categoría de síntomas y por alumno, maestro o administrativo.</w:t>
      </w:r>
    </w:p>
    <w:p w14:paraId="0F696BC4" w14:textId="77777777" w:rsidR="00BC21F5" w:rsidRPr="0077284C" w:rsidRDefault="00BC21F5" w:rsidP="00BC21F5">
      <w:pPr>
        <w:pStyle w:val="Prrafodelista"/>
      </w:pPr>
    </w:p>
    <w:p w14:paraId="5A57FB7F" w14:textId="77777777" w:rsidR="00BC21F5" w:rsidRPr="0077284C" w:rsidRDefault="00BC21F5" w:rsidP="006B3C2A">
      <w:pPr>
        <w:pStyle w:val="Ttulo3"/>
      </w:pPr>
      <w:r w:rsidRPr="0077284C">
        <w:t>¿Necesitan estadísticas de pacientes atendidos, diagnósticos frecuentes, procedimientos realizados?</w:t>
      </w:r>
    </w:p>
    <w:p w14:paraId="7C5817F1" w14:textId="6435CE0E" w:rsidR="00BC21F5" w:rsidRPr="0077284C" w:rsidRDefault="00BC21F5" w:rsidP="00BC21F5">
      <w:pPr>
        <w:pStyle w:val="Prrafodelista"/>
      </w:pPr>
      <w:r w:rsidRPr="0077284C">
        <w:t>Se hacen graficas de pastel, cantidad de cuanto fueron y que rol llevaba entre ellos.</w:t>
      </w:r>
    </w:p>
    <w:p w14:paraId="179CEB13" w14:textId="77777777" w:rsidR="00BC21F5" w:rsidRPr="0077284C" w:rsidRDefault="00BC21F5" w:rsidP="006B3C2A">
      <w:pPr>
        <w:pStyle w:val="Ttulo3"/>
      </w:pPr>
      <w:r w:rsidRPr="0077284C">
        <w:t xml:space="preserve">¿Requieren indicadores de calidad específicos? </w:t>
      </w:r>
    </w:p>
    <w:p w14:paraId="79F2E335" w14:textId="77777777" w:rsidR="00BC21F5" w:rsidRPr="0077284C" w:rsidRDefault="00BC21F5" w:rsidP="00BC21F5">
      <w:pPr>
        <w:pStyle w:val="Prrafodelista"/>
      </w:pPr>
      <w:r w:rsidRPr="0077284C">
        <w:t>No entraría este tema.</w:t>
      </w:r>
    </w:p>
    <w:p w14:paraId="76036801" w14:textId="77777777" w:rsidR="00BC21F5" w:rsidRPr="0077284C" w:rsidRDefault="00BC21F5" w:rsidP="00BC21F5">
      <w:pPr>
        <w:pStyle w:val="Prrafodelista"/>
      </w:pPr>
      <w:r w:rsidRPr="0077284C">
        <w:t>No se mide pero estaría bien</w:t>
      </w:r>
    </w:p>
    <w:p w14:paraId="7BB9E306" w14:textId="77777777" w:rsidR="00BC21F5" w:rsidRPr="0077284C" w:rsidRDefault="00BC21F5" w:rsidP="00BC21F5"/>
    <w:p w14:paraId="25475657" w14:textId="77777777" w:rsidR="00BC21F5" w:rsidRPr="0077284C" w:rsidRDefault="00BC21F5" w:rsidP="00BC21F5">
      <w:pPr>
        <w:pStyle w:val="Ttulo3"/>
      </w:pPr>
      <w:r w:rsidRPr="0077284C">
        <w:t>Preguntas de Seguridad y Cumplimiento</w:t>
      </w:r>
    </w:p>
    <w:p w14:paraId="3EDBEC85" w14:textId="77777777" w:rsidR="006B3C2A" w:rsidRDefault="00BC21F5" w:rsidP="006B3C2A">
      <w:pPr>
        <w:pStyle w:val="Ttulo3"/>
      </w:pPr>
      <w:r w:rsidRPr="0077284C">
        <w:t xml:space="preserve">¿Qué regulaciones de privacidad deben cumplir (HIPAA, GDPR, normativa local)? </w:t>
      </w:r>
    </w:p>
    <w:p w14:paraId="3CC81681" w14:textId="54EA62C4" w:rsidR="00BC21F5" w:rsidRPr="0077284C" w:rsidRDefault="00BC21F5" w:rsidP="006B3C2A">
      <w:pPr>
        <w:pStyle w:val="Prrafodelista"/>
      </w:pPr>
      <w:r w:rsidRPr="0077284C">
        <w:t>Normativa local, solo es entre el paciente, enfermería y los departamentos correspondientes, solo en caso de las gráficas. (Cuidado de costos)</w:t>
      </w:r>
    </w:p>
    <w:p w14:paraId="198D9559" w14:textId="77777777" w:rsidR="00BC21F5" w:rsidRPr="0077284C" w:rsidRDefault="00BC21F5" w:rsidP="0040363E">
      <w:pPr>
        <w:pStyle w:val="Ttulo3"/>
      </w:pPr>
      <w:r w:rsidRPr="0077284C">
        <w:t xml:space="preserve">¿Necesitan auditoría de accesos y modificaciones a las historias clínicas? </w:t>
      </w:r>
    </w:p>
    <w:p w14:paraId="67A73539" w14:textId="77777777" w:rsidR="00BC21F5" w:rsidRPr="0077284C" w:rsidRDefault="00BC21F5" w:rsidP="00BC21F5">
      <w:pPr>
        <w:pStyle w:val="Prrafodelista"/>
      </w:pPr>
      <w:r w:rsidRPr="0077284C">
        <w:t xml:space="preserve"> No manejan auditorias.</w:t>
      </w:r>
    </w:p>
    <w:p w14:paraId="14B1A6E6" w14:textId="77777777" w:rsidR="00BC21F5" w:rsidRPr="0077284C" w:rsidRDefault="00BC21F5" w:rsidP="00BC21F5">
      <w:pPr>
        <w:pStyle w:val="Prrafodelista"/>
      </w:pPr>
    </w:p>
    <w:p w14:paraId="7E5C7B33" w14:textId="77777777" w:rsidR="00BC21F5" w:rsidRPr="0077284C" w:rsidRDefault="00BC21F5" w:rsidP="0040363E">
      <w:pPr>
        <w:pStyle w:val="Ttulo3"/>
      </w:pPr>
      <w:r w:rsidRPr="0077284C">
        <w:t xml:space="preserve">¿Cuánto tiempo deben conservar los registros médicos? </w:t>
      </w:r>
    </w:p>
    <w:p w14:paraId="3CEF55D4" w14:textId="77777777" w:rsidR="00BC21F5" w:rsidRPr="0077284C" w:rsidRDefault="00BC21F5" w:rsidP="00BC21F5">
      <w:pPr>
        <w:pStyle w:val="Prrafodelista"/>
      </w:pPr>
      <w:r w:rsidRPr="0077284C">
        <w:t>Cada año se va archivando.</w:t>
      </w:r>
    </w:p>
    <w:p w14:paraId="0DC9CE83" w14:textId="77777777" w:rsidR="00BC21F5" w:rsidRPr="0077284C" w:rsidRDefault="00BC21F5" w:rsidP="0040363E">
      <w:pPr>
        <w:pStyle w:val="Ttulo3"/>
      </w:pPr>
      <w:r w:rsidRPr="0077284C">
        <w:t xml:space="preserve">¿Necesitan firma electrónica para validar documentos? </w:t>
      </w:r>
    </w:p>
    <w:p w14:paraId="120425D3" w14:textId="77777777" w:rsidR="00BC21F5" w:rsidRPr="0077284C" w:rsidRDefault="00BC21F5" w:rsidP="00BC21F5">
      <w:pPr>
        <w:pStyle w:val="Prrafodelista"/>
      </w:pPr>
      <w:r w:rsidRPr="0077284C">
        <w:t xml:space="preserve">No </w:t>
      </w:r>
    </w:p>
    <w:p w14:paraId="442BC5E7" w14:textId="77777777" w:rsidR="00BC21F5" w:rsidRPr="0077284C" w:rsidRDefault="00BC21F5" w:rsidP="0040363E">
      <w:pPr>
        <w:pStyle w:val="Ttulo3"/>
      </w:pPr>
      <w:r w:rsidRPr="0077284C">
        <w:t xml:space="preserve">¿Requieren backup automático? </w:t>
      </w:r>
    </w:p>
    <w:p w14:paraId="5E53F5E0" w14:textId="77777777" w:rsidR="00BC21F5" w:rsidRPr="0077284C" w:rsidRDefault="00BC21F5" w:rsidP="00BC21F5">
      <w:pPr>
        <w:pStyle w:val="Prrafodelista"/>
      </w:pPr>
      <w:r w:rsidRPr="0077284C">
        <w:t>En físico se guardan en las carpetas ¿Con qué frecuencia? Se desechan cada 3 años.</w:t>
      </w:r>
    </w:p>
    <w:p w14:paraId="560C6CBD" w14:textId="77777777" w:rsidR="00BC21F5" w:rsidRDefault="00BC21F5" w:rsidP="00BC21F5">
      <w:pPr>
        <w:pStyle w:val="Prrafodelista"/>
      </w:pPr>
      <w:r w:rsidRPr="0077284C">
        <w:t xml:space="preserve">Si se requiere por mejores accesos </w:t>
      </w:r>
    </w:p>
    <w:p w14:paraId="35B46ABF" w14:textId="77777777" w:rsidR="00BC21F5" w:rsidRDefault="00BC21F5" w:rsidP="00BC21F5">
      <w:pPr>
        <w:pStyle w:val="Prrafodelista"/>
      </w:pPr>
    </w:p>
    <w:p w14:paraId="6570044A" w14:textId="77777777" w:rsidR="00BC21F5" w:rsidRDefault="00BC21F5" w:rsidP="0040363E">
      <w:pPr>
        <w:pStyle w:val="Ttulo3"/>
      </w:pPr>
      <w:r>
        <w:t xml:space="preserve">Tipos de insumos </w:t>
      </w:r>
    </w:p>
    <w:p w14:paraId="15618219" w14:textId="06A83FC1" w:rsidR="00BC21F5" w:rsidRDefault="00BC21F5" w:rsidP="0040363E">
      <w:pPr>
        <w:pStyle w:val="Prrafodelista"/>
        <w:numPr>
          <w:ilvl w:val="0"/>
          <w:numId w:val="17"/>
        </w:numPr>
      </w:pPr>
      <w:r>
        <w:t>Dentro de lo que cabe solo se dan dos insumos de la misma medicina, (un ejemplo paracetamol de 500g con 10 tabletas)</w:t>
      </w:r>
      <w:r>
        <w:br/>
        <w:t>manejar stock de pastillas no por unidad si no por caja</w:t>
      </w:r>
    </w:p>
    <w:p w14:paraId="58C8AC2F" w14:textId="164B059F" w:rsidR="00BC21F5" w:rsidRDefault="00BC21F5" w:rsidP="0040363E">
      <w:pPr>
        <w:pStyle w:val="Prrafodelista"/>
        <w:numPr>
          <w:ilvl w:val="0"/>
          <w:numId w:val="17"/>
        </w:numPr>
      </w:pPr>
      <w:r>
        <w:t>sistema de logs</w:t>
      </w:r>
    </w:p>
    <w:p w14:paraId="25825C45" w14:textId="00FFF938" w:rsidR="00BC21F5" w:rsidRDefault="00BC21F5" w:rsidP="0040363E">
      <w:pPr>
        <w:pStyle w:val="Prrafodelista"/>
        <w:numPr>
          <w:ilvl w:val="0"/>
          <w:numId w:val="17"/>
        </w:numPr>
      </w:pPr>
      <w:r>
        <w:t xml:space="preserve">Se utiliza la tablilla y el Excel como medio de formatos </w:t>
      </w:r>
    </w:p>
    <w:p w14:paraId="151A8AB3" w14:textId="1AD90AF4" w:rsidR="00BC21F5" w:rsidRDefault="00BC21F5" w:rsidP="0040363E">
      <w:pPr>
        <w:pStyle w:val="Prrafodelista"/>
        <w:numPr>
          <w:ilvl w:val="0"/>
          <w:numId w:val="17"/>
        </w:numPr>
      </w:pPr>
      <w:r>
        <w:t>Se maneja equipo básico de primeros auxilios (gotas ojos oídos vendas curitas gasas pomadas frías)</w:t>
      </w:r>
    </w:p>
    <w:p w14:paraId="3647C161" w14:textId="1385E692" w:rsidR="00BC21F5" w:rsidRDefault="00BC21F5" w:rsidP="0040363E">
      <w:pPr>
        <w:pStyle w:val="Prrafodelista"/>
        <w:numPr>
          <w:ilvl w:val="0"/>
          <w:numId w:val="17"/>
        </w:numPr>
      </w:pPr>
      <w:r>
        <w:t xml:space="preserve">se piden a principio de cuatri dos tubos de pomadas. </w:t>
      </w:r>
    </w:p>
    <w:p w14:paraId="79D28399" w14:textId="60E2DBC5" w:rsidR="00BC21F5" w:rsidRDefault="00BC21F5" w:rsidP="0040363E">
      <w:pPr>
        <w:pStyle w:val="Prrafodelista"/>
        <w:numPr>
          <w:ilvl w:val="0"/>
          <w:numId w:val="17"/>
        </w:numPr>
      </w:pPr>
      <w:r w:rsidRPr="006154F4">
        <w:t>cada bolita de algodón se cue</w:t>
      </w:r>
      <w:r>
        <w:t>nta por inyección.</w:t>
      </w:r>
    </w:p>
    <w:p w14:paraId="0A4EA9FB" w14:textId="77777777" w:rsidR="00882241" w:rsidRDefault="00882241" w:rsidP="00BC21F5">
      <w:pPr>
        <w:pStyle w:val="Prrafodelista"/>
      </w:pPr>
    </w:p>
    <w:p w14:paraId="2B6202A0" w14:textId="77777777" w:rsidR="00882241" w:rsidRPr="0077284C" w:rsidRDefault="00882241" w:rsidP="00882241">
      <w:pPr>
        <w:pStyle w:val="Ttulo2"/>
      </w:pPr>
      <w:r w:rsidRPr="0077284C">
        <w:t>Preguntas Técnicas</w:t>
      </w:r>
    </w:p>
    <w:p w14:paraId="6A0B7948" w14:textId="77777777" w:rsidR="00882241" w:rsidRPr="0077284C" w:rsidRDefault="00882241" w:rsidP="0040363E">
      <w:pPr>
        <w:pStyle w:val="Ttulo3"/>
      </w:pPr>
      <w:r w:rsidRPr="0077284C">
        <w:t xml:space="preserve">¿Tienen infraestructura de servidores propia o prefieren solución en la nube? </w:t>
      </w:r>
    </w:p>
    <w:p w14:paraId="5538B218" w14:textId="4F51467A" w:rsidR="00882241" w:rsidRPr="0077284C" w:rsidRDefault="00882241" w:rsidP="00882241">
      <w:pPr>
        <w:pStyle w:val="Prrafodelista"/>
      </w:pPr>
      <w:r w:rsidRPr="0077284C">
        <w:t xml:space="preserve">No </w:t>
      </w:r>
    </w:p>
    <w:p w14:paraId="7B1534FB" w14:textId="77777777" w:rsidR="00882241" w:rsidRPr="0077284C" w:rsidRDefault="00882241" w:rsidP="0040363E">
      <w:pPr>
        <w:pStyle w:val="Ttulo3"/>
      </w:pPr>
      <w:r w:rsidRPr="0077284C">
        <w:t xml:space="preserve">¿Qué nivel de disponibilidad necesitan (24/7, horario laboral)? </w:t>
      </w:r>
    </w:p>
    <w:p w14:paraId="16D96483" w14:textId="77777777" w:rsidR="00882241" w:rsidRPr="0077284C" w:rsidRDefault="00882241" w:rsidP="00882241">
      <w:pPr>
        <w:pStyle w:val="Prrafodelista"/>
      </w:pPr>
      <w:r w:rsidRPr="0077284C">
        <w:t xml:space="preserve">Horario de 8 am a 10 pm </w:t>
      </w:r>
    </w:p>
    <w:p w14:paraId="2CF1A492" w14:textId="77777777" w:rsidR="00882241" w:rsidRPr="0077284C" w:rsidRDefault="00882241" w:rsidP="0040363E">
      <w:pPr>
        <w:pStyle w:val="Ttulo3"/>
      </w:pPr>
      <w:r w:rsidRPr="0077284C">
        <w:t>¿Necesitan acceso offline o siempre habrá conexión a internet?</w:t>
      </w:r>
    </w:p>
    <w:p w14:paraId="4D434A9B" w14:textId="77777777" w:rsidR="00882241" w:rsidRPr="0077284C" w:rsidRDefault="00882241" w:rsidP="00882241">
      <w:pPr>
        <w:pStyle w:val="Prrafodelista"/>
      </w:pPr>
      <w:r w:rsidRPr="0077284C">
        <w:t xml:space="preserve"> Podria ser con conexión a internet para una conexión de internet.</w:t>
      </w:r>
    </w:p>
    <w:p w14:paraId="299206C9" w14:textId="77777777" w:rsidR="00882241" w:rsidRPr="0077284C" w:rsidRDefault="00882241" w:rsidP="00882241">
      <w:pPr>
        <w:pStyle w:val="Prrafodelista"/>
      </w:pPr>
      <w:r w:rsidRPr="0077284C">
        <w:t xml:space="preserve">Si tienen acceso a internet </w:t>
      </w:r>
    </w:p>
    <w:p w14:paraId="621B04C4" w14:textId="77777777" w:rsidR="00882241" w:rsidRPr="0077284C" w:rsidRDefault="00882241" w:rsidP="0040363E">
      <w:pPr>
        <w:pStyle w:val="Ttulo3"/>
      </w:pPr>
      <w:r w:rsidRPr="0077284C">
        <w:t>¿Hay requerimientos específicos de rendimiento (número de usuarios simultáneos)?</w:t>
      </w:r>
    </w:p>
    <w:p w14:paraId="4192B270" w14:textId="77777777" w:rsidR="00882241" w:rsidRPr="0077284C" w:rsidRDefault="00882241" w:rsidP="00882241">
      <w:pPr>
        <w:pStyle w:val="Prrafodelista"/>
      </w:pPr>
      <w:r w:rsidRPr="0077284C">
        <w:t xml:space="preserve">No, no hay tanto movimiento </w:t>
      </w:r>
    </w:p>
    <w:p w14:paraId="33D4475C" w14:textId="77777777" w:rsidR="00882241" w:rsidRPr="0077284C" w:rsidRDefault="00882241" w:rsidP="00882241"/>
    <w:p w14:paraId="71C251A3" w14:textId="77777777" w:rsidR="00882241" w:rsidRPr="0077284C" w:rsidRDefault="00882241" w:rsidP="00882241">
      <w:r w:rsidRPr="0077284C">
        <w:t>Campos Nombre -- Alumno/maestro/administrativo -- No de empleado o matricula. -síntomas – procedimiento (curación, inyección, pomada, vendaje) --medicamento administrado --    fecha y hora</w:t>
      </w:r>
    </w:p>
    <w:p w14:paraId="46C2C36A" w14:textId="77777777" w:rsidR="00882241" w:rsidRPr="0077284C" w:rsidRDefault="00882241" w:rsidP="00882241">
      <w:r w:rsidRPr="0077284C">
        <w:t xml:space="preserve">Procedimiento </w:t>
      </w:r>
    </w:p>
    <w:p w14:paraId="38CF943F" w14:textId="77777777" w:rsidR="00882241" w:rsidRPr="0077284C" w:rsidRDefault="00882241" w:rsidP="00882241">
      <w:r w:rsidRPr="0077284C">
        <w:t>Cuando llegue un paciente nuevo poderlo registrar, y si vuelve a venir ya no escribir todo de nuevo.</w:t>
      </w:r>
    </w:p>
    <w:p w14:paraId="0E770D75" w14:textId="77777777" w:rsidR="00882241" w:rsidRPr="0077284C" w:rsidRDefault="00882241" w:rsidP="00882241"/>
    <w:p w14:paraId="084BE972" w14:textId="77777777" w:rsidR="00882241" w:rsidRPr="0077284C" w:rsidRDefault="00882241" w:rsidP="00882241">
      <w:pPr>
        <w:rPr>
          <w:b/>
          <w:bCs/>
        </w:rPr>
      </w:pPr>
      <w:r w:rsidRPr="0077284C">
        <w:rPr>
          <w:b/>
          <w:bCs/>
        </w:rPr>
        <w:t>------</w:t>
      </w:r>
    </w:p>
    <w:p w14:paraId="634766C5" w14:textId="77777777" w:rsidR="00882241" w:rsidRPr="0077284C" w:rsidRDefault="00882241" w:rsidP="00882241">
      <w:r w:rsidRPr="0077284C">
        <w:lastRenderedPageBreak/>
        <w:t xml:space="preserve">El tener una comunicación directa con el alumno una confirmación con el alumno, WhatsApp es lo más cómodo por el momento </w:t>
      </w:r>
    </w:p>
    <w:p w14:paraId="453E81C9" w14:textId="77777777" w:rsidR="00882241" w:rsidRPr="0077284C" w:rsidRDefault="00882241" w:rsidP="00882241">
      <w:r w:rsidRPr="0077284C">
        <w:t>Correo es como segunda opción en caso de no poder acceder a WhatsApp</w:t>
      </w:r>
    </w:p>
    <w:p w14:paraId="0A05DD48" w14:textId="77777777" w:rsidR="00882241" w:rsidRPr="0077284C" w:rsidRDefault="00882241" w:rsidP="00882241">
      <w:pPr>
        <w:rPr>
          <w:b/>
          <w:bCs/>
        </w:rPr>
      </w:pPr>
      <w:r w:rsidRPr="0077284C">
        <w:rPr>
          <w:b/>
          <w:bCs/>
        </w:rPr>
        <w:t xml:space="preserve">Puntos para solucionar </w:t>
      </w:r>
    </w:p>
    <w:p w14:paraId="1E06BDCB" w14:textId="77777777" w:rsidR="00882241" w:rsidRPr="0077284C" w:rsidRDefault="00882241" w:rsidP="00882241">
      <w:r w:rsidRPr="0077284C">
        <w:t>Como recalcamos las citas y el conocimiento de como agendar una cita en psicología y lista de espera para manejar de manera más cómoda y ágil a las citas</w:t>
      </w:r>
    </w:p>
    <w:p w14:paraId="03ABD5CA" w14:textId="77777777" w:rsidR="00882241" w:rsidRPr="0077284C" w:rsidRDefault="00882241" w:rsidP="00882241">
      <w:r w:rsidRPr="0077284C">
        <w:t>Filtros por carrera, detalle importante como gestionar las citas pero de manera de movimientos es por carrera, disponibilidad de agenda y alumno en ambos casos.</w:t>
      </w:r>
    </w:p>
    <w:p w14:paraId="72354CF8" w14:textId="77777777" w:rsidR="00882241" w:rsidRPr="0077284C" w:rsidRDefault="00882241" w:rsidP="00882241">
      <w:r w:rsidRPr="0077284C">
        <w:t xml:space="preserve">Dia a Dia </w:t>
      </w:r>
    </w:p>
    <w:p w14:paraId="01D6B4D8" w14:textId="77777777" w:rsidR="00882241" w:rsidRDefault="00882241" w:rsidP="00882241">
      <w:r w:rsidRPr="0077284C">
        <w:t xml:space="preserve">Normalmente se checa entrada se checa la agenda expediente con el alumno como se va a trabajar, descansos </w:t>
      </w:r>
      <w:r>
        <w:t xml:space="preserve">y se sigue con el día a día </w:t>
      </w:r>
    </w:p>
    <w:p w14:paraId="24E46191" w14:textId="77777777" w:rsidR="00882241" w:rsidRPr="007F2BD8" w:rsidRDefault="00882241" w:rsidP="00882241">
      <w:r>
        <w:t xml:space="preserve">Como punto aparte que se pudiera trabajar una terapia de grupo con un tipo anuncio registro </w:t>
      </w:r>
    </w:p>
    <w:p w14:paraId="39026178" w14:textId="77777777" w:rsidR="00882241" w:rsidRPr="006154F4" w:rsidRDefault="00882241" w:rsidP="00BC21F5">
      <w:pPr>
        <w:pStyle w:val="Prrafodelista"/>
      </w:pPr>
    </w:p>
    <w:p w14:paraId="58C66D44" w14:textId="77777777" w:rsidR="00BC21F5" w:rsidRPr="0077284C" w:rsidRDefault="00BC21F5" w:rsidP="00F26A2A">
      <w:pPr>
        <w:ind w:left="708"/>
      </w:pPr>
    </w:p>
    <w:p w14:paraId="5402ACB3" w14:textId="77777777" w:rsidR="00A25DA7" w:rsidRPr="0077284C" w:rsidRDefault="00A25DA7" w:rsidP="00A25DA7"/>
    <w:p w14:paraId="516A352E" w14:textId="77777777" w:rsidR="00A25DA7" w:rsidRPr="006154F4" w:rsidRDefault="00A25DA7" w:rsidP="00A25DA7"/>
    <w:sectPr w:rsidR="00A25DA7" w:rsidRPr="006154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B84E8"/>
    <w:multiLevelType w:val="hybridMultilevel"/>
    <w:tmpl w:val="9AC89592"/>
    <w:lvl w:ilvl="0" w:tplc="A6BE305C">
      <w:start w:val="1"/>
      <w:numFmt w:val="decimal"/>
      <w:lvlText w:val="%1."/>
      <w:lvlJc w:val="left"/>
      <w:pPr>
        <w:ind w:left="720" w:hanging="360"/>
      </w:pPr>
    </w:lvl>
    <w:lvl w:ilvl="1" w:tplc="861ECE92">
      <w:start w:val="1"/>
      <w:numFmt w:val="lowerLetter"/>
      <w:lvlText w:val="%2."/>
      <w:lvlJc w:val="left"/>
      <w:pPr>
        <w:ind w:left="1440" w:hanging="360"/>
      </w:pPr>
    </w:lvl>
    <w:lvl w:ilvl="2" w:tplc="42A4F08C">
      <w:start w:val="1"/>
      <w:numFmt w:val="lowerRoman"/>
      <w:lvlText w:val="%3."/>
      <w:lvlJc w:val="right"/>
      <w:pPr>
        <w:ind w:left="2160" w:hanging="180"/>
      </w:pPr>
    </w:lvl>
    <w:lvl w:ilvl="3" w:tplc="D8B079B2">
      <w:start w:val="1"/>
      <w:numFmt w:val="decimal"/>
      <w:lvlText w:val="%4."/>
      <w:lvlJc w:val="left"/>
      <w:pPr>
        <w:ind w:left="2880" w:hanging="360"/>
      </w:pPr>
    </w:lvl>
    <w:lvl w:ilvl="4" w:tplc="3C80610E">
      <w:start w:val="1"/>
      <w:numFmt w:val="lowerLetter"/>
      <w:lvlText w:val="%5."/>
      <w:lvlJc w:val="left"/>
      <w:pPr>
        <w:ind w:left="3600" w:hanging="360"/>
      </w:pPr>
    </w:lvl>
    <w:lvl w:ilvl="5" w:tplc="B58C732E">
      <w:start w:val="1"/>
      <w:numFmt w:val="lowerRoman"/>
      <w:lvlText w:val="%6."/>
      <w:lvlJc w:val="right"/>
      <w:pPr>
        <w:ind w:left="4320" w:hanging="180"/>
      </w:pPr>
    </w:lvl>
    <w:lvl w:ilvl="6" w:tplc="315A91E6">
      <w:start w:val="1"/>
      <w:numFmt w:val="decimal"/>
      <w:lvlText w:val="%7."/>
      <w:lvlJc w:val="left"/>
      <w:pPr>
        <w:ind w:left="5040" w:hanging="360"/>
      </w:pPr>
    </w:lvl>
    <w:lvl w:ilvl="7" w:tplc="C2025F28">
      <w:start w:val="1"/>
      <w:numFmt w:val="lowerLetter"/>
      <w:lvlText w:val="%8."/>
      <w:lvlJc w:val="left"/>
      <w:pPr>
        <w:ind w:left="5760" w:hanging="360"/>
      </w:pPr>
    </w:lvl>
    <w:lvl w:ilvl="8" w:tplc="DAD4924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BF013"/>
    <w:multiLevelType w:val="hybridMultilevel"/>
    <w:tmpl w:val="8410E6EC"/>
    <w:lvl w:ilvl="0" w:tplc="869C6FD0">
      <w:start w:val="1"/>
      <w:numFmt w:val="decimal"/>
      <w:lvlText w:val="%1."/>
      <w:lvlJc w:val="left"/>
      <w:pPr>
        <w:ind w:left="720" w:hanging="360"/>
      </w:pPr>
    </w:lvl>
    <w:lvl w:ilvl="1" w:tplc="F09AC73E">
      <w:start w:val="1"/>
      <w:numFmt w:val="lowerLetter"/>
      <w:lvlText w:val="%2."/>
      <w:lvlJc w:val="left"/>
      <w:pPr>
        <w:ind w:left="1440" w:hanging="360"/>
      </w:pPr>
    </w:lvl>
    <w:lvl w:ilvl="2" w:tplc="11D69934">
      <w:start w:val="1"/>
      <w:numFmt w:val="lowerRoman"/>
      <w:lvlText w:val="%3."/>
      <w:lvlJc w:val="right"/>
      <w:pPr>
        <w:ind w:left="2160" w:hanging="180"/>
      </w:pPr>
    </w:lvl>
    <w:lvl w:ilvl="3" w:tplc="D17067F0">
      <w:start w:val="1"/>
      <w:numFmt w:val="decimal"/>
      <w:lvlText w:val="%4."/>
      <w:lvlJc w:val="left"/>
      <w:pPr>
        <w:ind w:left="2880" w:hanging="360"/>
      </w:pPr>
    </w:lvl>
    <w:lvl w:ilvl="4" w:tplc="E2D46352">
      <w:start w:val="1"/>
      <w:numFmt w:val="lowerLetter"/>
      <w:lvlText w:val="%5."/>
      <w:lvlJc w:val="left"/>
      <w:pPr>
        <w:ind w:left="3600" w:hanging="360"/>
      </w:pPr>
    </w:lvl>
    <w:lvl w:ilvl="5" w:tplc="CDC0C708">
      <w:start w:val="1"/>
      <w:numFmt w:val="lowerRoman"/>
      <w:lvlText w:val="%6."/>
      <w:lvlJc w:val="right"/>
      <w:pPr>
        <w:ind w:left="4320" w:hanging="180"/>
      </w:pPr>
    </w:lvl>
    <w:lvl w:ilvl="6" w:tplc="3272CDA4">
      <w:start w:val="1"/>
      <w:numFmt w:val="decimal"/>
      <w:lvlText w:val="%7."/>
      <w:lvlJc w:val="left"/>
      <w:pPr>
        <w:ind w:left="5040" w:hanging="360"/>
      </w:pPr>
    </w:lvl>
    <w:lvl w:ilvl="7" w:tplc="ABF2DD7E">
      <w:start w:val="1"/>
      <w:numFmt w:val="lowerLetter"/>
      <w:lvlText w:val="%8."/>
      <w:lvlJc w:val="left"/>
      <w:pPr>
        <w:ind w:left="5760" w:hanging="360"/>
      </w:pPr>
    </w:lvl>
    <w:lvl w:ilvl="8" w:tplc="AE78BF6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C38A8"/>
    <w:multiLevelType w:val="hybridMultilevel"/>
    <w:tmpl w:val="0AE67CCC"/>
    <w:lvl w:ilvl="0" w:tplc="269441E6">
      <w:start w:val="1"/>
      <w:numFmt w:val="decimal"/>
      <w:lvlText w:val="%1."/>
      <w:lvlJc w:val="left"/>
      <w:pPr>
        <w:ind w:left="720" w:hanging="360"/>
      </w:pPr>
    </w:lvl>
    <w:lvl w:ilvl="1" w:tplc="943088D8">
      <w:start w:val="1"/>
      <w:numFmt w:val="lowerLetter"/>
      <w:lvlText w:val="%2."/>
      <w:lvlJc w:val="left"/>
      <w:pPr>
        <w:ind w:left="1440" w:hanging="360"/>
      </w:pPr>
    </w:lvl>
    <w:lvl w:ilvl="2" w:tplc="4EBAB4C0">
      <w:start w:val="1"/>
      <w:numFmt w:val="lowerRoman"/>
      <w:lvlText w:val="%3."/>
      <w:lvlJc w:val="right"/>
      <w:pPr>
        <w:ind w:left="2160" w:hanging="180"/>
      </w:pPr>
    </w:lvl>
    <w:lvl w:ilvl="3" w:tplc="9B78BEF2">
      <w:start w:val="1"/>
      <w:numFmt w:val="decimal"/>
      <w:lvlText w:val="%4."/>
      <w:lvlJc w:val="left"/>
      <w:pPr>
        <w:ind w:left="2880" w:hanging="360"/>
      </w:pPr>
    </w:lvl>
    <w:lvl w:ilvl="4" w:tplc="E13AECB0">
      <w:start w:val="1"/>
      <w:numFmt w:val="lowerLetter"/>
      <w:lvlText w:val="%5."/>
      <w:lvlJc w:val="left"/>
      <w:pPr>
        <w:ind w:left="3600" w:hanging="360"/>
      </w:pPr>
    </w:lvl>
    <w:lvl w:ilvl="5" w:tplc="B5844074">
      <w:start w:val="1"/>
      <w:numFmt w:val="lowerRoman"/>
      <w:lvlText w:val="%6."/>
      <w:lvlJc w:val="right"/>
      <w:pPr>
        <w:ind w:left="4320" w:hanging="180"/>
      </w:pPr>
    </w:lvl>
    <w:lvl w:ilvl="6" w:tplc="2CECE030">
      <w:start w:val="1"/>
      <w:numFmt w:val="decimal"/>
      <w:lvlText w:val="%7."/>
      <w:lvlJc w:val="left"/>
      <w:pPr>
        <w:ind w:left="5040" w:hanging="360"/>
      </w:pPr>
    </w:lvl>
    <w:lvl w:ilvl="7" w:tplc="3068937C">
      <w:start w:val="1"/>
      <w:numFmt w:val="lowerLetter"/>
      <w:lvlText w:val="%8."/>
      <w:lvlJc w:val="left"/>
      <w:pPr>
        <w:ind w:left="5760" w:hanging="360"/>
      </w:pPr>
    </w:lvl>
    <w:lvl w:ilvl="8" w:tplc="7D7C740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82961"/>
    <w:multiLevelType w:val="hybridMultilevel"/>
    <w:tmpl w:val="013487D4"/>
    <w:lvl w:ilvl="0" w:tplc="6D0CEF42">
      <w:start w:val="1"/>
      <w:numFmt w:val="decimal"/>
      <w:lvlText w:val="%1."/>
      <w:lvlJc w:val="left"/>
      <w:pPr>
        <w:ind w:left="720" w:hanging="360"/>
      </w:pPr>
    </w:lvl>
    <w:lvl w:ilvl="1" w:tplc="7F8A73F6">
      <w:start w:val="1"/>
      <w:numFmt w:val="lowerLetter"/>
      <w:lvlText w:val="%2."/>
      <w:lvlJc w:val="left"/>
      <w:pPr>
        <w:ind w:left="1440" w:hanging="360"/>
      </w:pPr>
    </w:lvl>
    <w:lvl w:ilvl="2" w:tplc="353A599A">
      <w:start w:val="1"/>
      <w:numFmt w:val="lowerRoman"/>
      <w:lvlText w:val="%3."/>
      <w:lvlJc w:val="right"/>
      <w:pPr>
        <w:ind w:left="2160" w:hanging="180"/>
      </w:pPr>
    </w:lvl>
    <w:lvl w:ilvl="3" w:tplc="EADC7F6C">
      <w:start w:val="1"/>
      <w:numFmt w:val="decimal"/>
      <w:lvlText w:val="%4."/>
      <w:lvlJc w:val="left"/>
      <w:pPr>
        <w:ind w:left="2880" w:hanging="360"/>
      </w:pPr>
    </w:lvl>
    <w:lvl w:ilvl="4" w:tplc="CCDA4C6C">
      <w:start w:val="1"/>
      <w:numFmt w:val="lowerLetter"/>
      <w:lvlText w:val="%5."/>
      <w:lvlJc w:val="left"/>
      <w:pPr>
        <w:ind w:left="3600" w:hanging="360"/>
      </w:pPr>
    </w:lvl>
    <w:lvl w:ilvl="5" w:tplc="2FAA1492">
      <w:start w:val="1"/>
      <w:numFmt w:val="lowerRoman"/>
      <w:lvlText w:val="%6."/>
      <w:lvlJc w:val="right"/>
      <w:pPr>
        <w:ind w:left="4320" w:hanging="180"/>
      </w:pPr>
    </w:lvl>
    <w:lvl w:ilvl="6" w:tplc="6488526C">
      <w:start w:val="1"/>
      <w:numFmt w:val="decimal"/>
      <w:lvlText w:val="%7."/>
      <w:lvlJc w:val="left"/>
      <w:pPr>
        <w:ind w:left="5040" w:hanging="360"/>
      </w:pPr>
    </w:lvl>
    <w:lvl w:ilvl="7" w:tplc="747A0D88">
      <w:start w:val="1"/>
      <w:numFmt w:val="lowerLetter"/>
      <w:lvlText w:val="%8."/>
      <w:lvlJc w:val="left"/>
      <w:pPr>
        <w:ind w:left="5760" w:hanging="360"/>
      </w:pPr>
    </w:lvl>
    <w:lvl w:ilvl="8" w:tplc="5B9E1FE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481BA9"/>
    <w:multiLevelType w:val="hybridMultilevel"/>
    <w:tmpl w:val="8244E2EA"/>
    <w:lvl w:ilvl="0" w:tplc="E722AAA4">
      <w:start w:val="1"/>
      <w:numFmt w:val="decimal"/>
      <w:lvlText w:val="%1."/>
      <w:lvlJc w:val="left"/>
      <w:pPr>
        <w:ind w:left="720" w:hanging="360"/>
      </w:pPr>
    </w:lvl>
    <w:lvl w:ilvl="1" w:tplc="FE20D33A">
      <w:start w:val="1"/>
      <w:numFmt w:val="lowerLetter"/>
      <w:lvlText w:val="%2."/>
      <w:lvlJc w:val="left"/>
      <w:pPr>
        <w:ind w:left="1440" w:hanging="360"/>
      </w:pPr>
    </w:lvl>
    <w:lvl w:ilvl="2" w:tplc="D0DC0074">
      <w:start w:val="1"/>
      <w:numFmt w:val="lowerRoman"/>
      <w:lvlText w:val="%3."/>
      <w:lvlJc w:val="right"/>
      <w:pPr>
        <w:ind w:left="2160" w:hanging="180"/>
      </w:pPr>
    </w:lvl>
    <w:lvl w:ilvl="3" w:tplc="99F6F9DA">
      <w:start w:val="1"/>
      <w:numFmt w:val="decimal"/>
      <w:lvlText w:val="%4."/>
      <w:lvlJc w:val="left"/>
      <w:pPr>
        <w:ind w:left="2880" w:hanging="360"/>
      </w:pPr>
    </w:lvl>
    <w:lvl w:ilvl="4" w:tplc="E1620074">
      <w:start w:val="1"/>
      <w:numFmt w:val="lowerLetter"/>
      <w:lvlText w:val="%5."/>
      <w:lvlJc w:val="left"/>
      <w:pPr>
        <w:ind w:left="3600" w:hanging="360"/>
      </w:pPr>
    </w:lvl>
    <w:lvl w:ilvl="5" w:tplc="A0A45B3E">
      <w:start w:val="1"/>
      <w:numFmt w:val="lowerRoman"/>
      <w:lvlText w:val="%6."/>
      <w:lvlJc w:val="right"/>
      <w:pPr>
        <w:ind w:left="4320" w:hanging="180"/>
      </w:pPr>
    </w:lvl>
    <w:lvl w:ilvl="6" w:tplc="E5048B0A">
      <w:start w:val="1"/>
      <w:numFmt w:val="decimal"/>
      <w:lvlText w:val="%7."/>
      <w:lvlJc w:val="left"/>
      <w:pPr>
        <w:ind w:left="5040" w:hanging="360"/>
      </w:pPr>
    </w:lvl>
    <w:lvl w:ilvl="7" w:tplc="643475C0">
      <w:start w:val="1"/>
      <w:numFmt w:val="lowerLetter"/>
      <w:lvlText w:val="%8."/>
      <w:lvlJc w:val="left"/>
      <w:pPr>
        <w:ind w:left="5760" w:hanging="360"/>
      </w:pPr>
    </w:lvl>
    <w:lvl w:ilvl="8" w:tplc="B4BABD5E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B14021"/>
    <w:multiLevelType w:val="hybridMultilevel"/>
    <w:tmpl w:val="AAECAD4C"/>
    <w:lvl w:ilvl="0" w:tplc="EA1A6CE8">
      <w:start w:val="1"/>
      <w:numFmt w:val="decimal"/>
      <w:lvlText w:val="%1."/>
      <w:lvlJc w:val="left"/>
      <w:pPr>
        <w:ind w:left="720" w:hanging="360"/>
      </w:pPr>
    </w:lvl>
    <w:lvl w:ilvl="1" w:tplc="7CBEF43E">
      <w:start w:val="1"/>
      <w:numFmt w:val="lowerLetter"/>
      <w:lvlText w:val="%2."/>
      <w:lvlJc w:val="left"/>
      <w:pPr>
        <w:ind w:left="1440" w:hanging="360"/>
      </w:pPr>
    </w:lvl>
    <w:lvl w:ilvl="2" w:tplc="98C68360">
      <w:start w:val="1"/>
      <w:numFmt w:val="lowerRoman"/>
      <w:lvlText w:val="%3."/>
      <w:lvlJc w:val="right"/>
      <w:pPr>
        <w:ind w:left="2160" w:hanging="180"/>
      </w:pPr>
    </w:lvl>
    <w:lvl w:ilvl="3" w:tplc="85F8062A">
      <w:start w:val="1"/>
      <w:numFmt w:val="decimal"/>
      <w:lvlText w:val="%4."/>
      <w:lvlJc w:val="left"/>
      <w:pPr>
        <w:ind w:left="2880" w:hanging="360"/>
      </w:pPr>
    </w:lvl>
    <w:lvl w:ilvl="4" w:tplc="B2E2133E">
      <w:start w:val="1"/>
      <w:numFmt w:val="lowerLetter"/>
      <w:lvlText w:val="%5."/>
      <w:lvlJc w:val="left"/>
      <w:pPr>
        <w:ind w:left="3600" w:hanging="360"/>
      </w:pPr>
    </w:lvl>
    <w:lvl w:ilvl="5" w:tplc="8662D134">
      <w:start w:val="1"/>
      <w:numFmt w:val="lowerRoman"/>
      <w:lvlText w:val="%6."/>
      <w:lvlJc w:val="right"/>
      <w:pPr>
        <w:ind w:left="4320" w:hanging="180"/>
      </w:pPr>
    </w:lvl>
    <w:lvl w:ilvl="6" w:tplc="5FF83A8E">
      <w:start w:val="1"/>
      <w:numFmt w:val="decimal"/>
      <w:lvlText w:val="%7."/>
      <w:lvlJc w:val="left"/>
      <w:pPr>
        <w:ind w:left="5040" w:hanging="360"/>
      </w:pPr>
    </w:lvl>
    <w:lvl w:ilvl="7" w:tplc="AAB09578">
      <w:start w:val="1"/>
      <w:numFmt w:val="lowerLetter"/>
      <w:lvlText w:val="%8."/>
      <w:lvlJc w:val="left"/>
      <w:pPr>
        <w:ind w:left="5760" w:hanging="360"/>
      </w:pPr>
    </w:lvl>
    <w:lvl w:ilvl="8" w:tplc="AE1252E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FA8F04"/>
    <w:multiLevelType w:val="hybridMultilevel"/>
    <w:tmpl w:val="9990BEA4"/>
    <w:lvl w:ilvl="0" w:tplc="429CC9F6">
      <w:start w:val="1"/>
      <w:numFmt w:val="decimal"/>
      <w:lvlText w:val="%1."/>
      <w:lvlJc w:val="left"/>
      <w:pPr>
        <w:ind w:left="720" w:hanging="360"/>
      </w:pPr>
    </w:lvl>
    <w:lvl w:ilvl="1" w:tplc="753CF746">
      <w:start w:val="1"/>
      <w:numFmt w:val="lowerLetter"/>
      <w:lvlText w:val="%2."/>
      <w:lvlJc w:val="left"/>
      <w:pPr>
        <w:ind w:left="1440" w:hanging="360"/>
      </w:pPr>
    </w:lvl>
    <w:lvl w:ilvl="2" w:tplc="DA06C262">
      <w:start w:val="1"/>
      <w:numFmt w:val="lowerRoman"/>
      <w:lvlText w:val="%3."/>
      <w:lvlJc w:val="right"/>
      <w:pPr>
        <w:ind w:left="2160" w:hanging="180"/>
      </w:pPr>
    </w:lvl>
    <w:lvl w:ilvl="3" w:tplc="D536F7D8">
      <w:start w:val="1"/>
      <w:numFmt w:val="decimal"/>
      <w:lvlText w:val="%4."/>
      <w:lvlJc w:val="left"/>
      <w:pPr>
        <w:ind w:left="2880" w:hanging="360"/>
      </w:pPr>
    </w:lvl>
    <w:lvl w:ilvl="4" w:tplc="D786CE5C">
      <w:start w:val="1"/>
      <w:numFmt w:val="lowerLetter"/>
      <w:lvlText w:val="%5."/>
      <w:lvlJc w:val="left"/>
      <w:pPr>
        <w:ind w:left="3600" w:hanging="360"/>
      </w:pPr>
    </w:lvl>
    <w:lvl w:ilvl="5" w:tplc="5B02ECE2">
      <w:start w:val="1"/>
      <w:numFmt w:val="lowerRoman"/>
      <w:lvlText w:val="%6."/>
      <w:lvlJc w:val="right"/>
      <w:pPr>
        <w:ind w:left="4320" w:hanging="180"/>
      </w:pPr>
    </w:lvl>
    <w:lvl w:ilvl="6" w:tplc="401834D2">
      <w:start w:val="1"/>
      <w:numFmt w:val="decimal"/>
      <w:lvlText w:val="%7."/>
      <w:lvlJc w:val="left"/>
      <w:pPr>
        <w:ind w:left="5040" w:hanging="360"/>
      </w:pPr>
    </w:lvl>
    <w:lvl w:ilvl="7" w:tplc="E3327C1C">
      <w:start w:val="1"/>
      <w:numFmt w:val="lowerLetter"/>
      <w:lvlText w:val="%8."/>
      <w:lvlJc w:val="left"/>
      <w:pPr>
        <w:ind w:left="5760" w:hanging="360"/>
      </w:pPr>
    </w:lvl>
    <w:lvl w:ilvl="8" w:tplc="BD1EDAA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A0985"/>
    <w:multiLevelType w:val="hybridMultilevel"/>
    <w:tmpl w:val="A776F4CC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C815B88"/>
    <w:multiLevelType w:val="hybridMultilevel"/>
    <w:tmpl w:val="296C9728"/>
    <w:lvl w:ilvl="0" w:tplc="AD9EFF64">
      <w:start w:val="1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9" w15:restartNumberingAfterBreak="0">
    <w:nsid w:val="3DF7705B"/>
    <w:multiLevelType w:val="hybridMultilevel"/>
    <w:tmpl w:val="74DEE732"/>
    <w:lvl w:ilvl="0" w:tplc="37FE5496">
      <w:start w:val="5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5347A8"/>
    <w:multiLevelType w:val="hybridMultilevel"/>
    <w:tmpl w:val="881878EA"/>
    <w:lvl w:ilvl="0" w:tplc="463E27F6">
      <w:start w:val="1"/>
      <w:numFmt w:val="decimal"/>
      <w:lvlText w:val="%1."/>
      <w:lvlJc w:val="left"/>
      <w:pPr>
        <w:ind w:left="720" w:hanging="360"/>
      </w:pPr>
    </w:lvl>
    <w:lvl w:ilvl="1" w:tplc="8806D144">
      <w:start w:val="1"/>
      <w:numFmt w:val="lowerLetter"/>
      <w:lvlText w:val="%2."/>
      <w:lvlJc w:val="left"/>
      <w:pPr>
        <w:ind w:left="1440" w:hanging="360"/>
      </w:pPr>
    </w:lvl>
    <w:lvl w:ilvl="2" w:tplc="97B45766">
      <w:start w:val="1"/>
      <w:numFmt w:val="lowerRoman"/>
      <w:lvlText w:val="%3."/>
      <w:lvlJc w:val="right"/>
      <w:pPr>
        <w:ind w:left="2160" w:hanging="180"/>
      </w:pPr>
    </w:lvl>
    <w:lvl w:ilvl="3" w:tplc="7A9E9E98">
      <w:start w:val="1"/>
      <w:numFmt w:val="decimal"/>
      <w:lvlText w:val="%4."/>
      <w:lvlJc w:val="left"/>
      <w:pPr>
        <w:ind w:left="2880" w:hanging="360"/>
      </w:pPr>
    </w:lvl>
    <w:lvl w:ilvl="4" w:tplc="BA5A8CFC">
      <w:start w:val="1"/>
      <w:numFmt w:val="lowerLetter"/>
      <w:lvlText w:val="%5."/>
      <w:lvlJc w:val="left"/>
      <w:pPr>
        <w:ind w:left="3600" w:hanging="360"/>
      </w:pPr>
    </w:lvl>
    <w:lvl w:ilvl="5" w:tplc="1AC69FAC">
      <w:start w:val="1"/>
      <w:numFmt w:val="lowerRoman"/>
      <w:lvlText w:val="%6."/>
      <w:lvlJc w:val="right"/>
      <w:pPr>
        <w:ind w:left="4320" w:hanging="180"/>
      </w:pPr>
    </w:lvl>
    <w:lvl w:ilvl="6" w:tplc="36DAB664">
      <w:start w:val="1"/>
      <w:numFmt w:val="decimal"/>
      <w:lvlText w:val="%7."/>
      <w:lvlJc w:val="left"/>
      <w:pPr>
        <w:ind w:left="5040" w:hanging="360"/>
      </w:pPr>
    </w:lvl>
    <w:lvl w:ilvl="7" w:tplc="B66014FE">
      <w:start w:val="1"/>
      <w:numFmt w:val="lowerLetter"/>
      <w:lvlText w:val="%8."/>
      <w:lvlJc w:val="left"/>
      <w:pPr>
        <w:ind w:left="5760" w:hanging="360"/>
      </w:pPr>
    </w:lvl>
    <w:lvl w:ilvl="8" w:tplc="C2C21656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7673DA"/>
    <w:multiLevelType w:val="hybridMultilevel"/>
    <w:tmpl w:val="BEFEC456"/>
    <w:lvl w:ilvl="0" w:tplc="8A1CF0E4">
      <w:start w:val="1"/>
      <w:numFmt w:val="decimal"/>
      <w:lvlText w:val="%1."/>
      <w:lvlJc w:val="left"/>
      <w:pPr>
        <w:ind w:left="720" w:hanging="360"/>
      </w:pPr>
    </w:lvl>
    <w:lvl w:ilvl="1" w:tplc="21C03E66">
      <w:start w:val="1"/>
      <w:numFmt w:val="lowerLetter"/>
      <w:lvlText w:val="%2."/>
      <w:lvlJc w:val="left"/>
      <w:pPr>
        <w:ind w:left="1440" w:hanging="360"/>
      </w:pPr>
    </w:lvl>
    <w:lvl w:ilvl="2" w:tplc="23BEBB9E">
      <w:start w:val="1"/>
      <w:numFmt w:val="lowerRoman"/>
      <w:lvlText w:val="%3."/>
      <w:lvlJc w:val="right"/>
      <w:pPr>
        <w:ind w:left="2160" w:hanging="180"/>
      </w:pPr>
    </w:lvl>
    <w:lvl w:ilvl="3" w:tplc="228257C2">
      <w:start w:val="1"/>
      <w:numFmt w:val="decimal"/>
      <w:lvlText w:val="%4."/>
      <w:lvlJc w:val="left"/>
      <w:pPr>
        <w:ind w:left="2880" w:hanging="360"/>
      </w:pPr>
    </w:lvl>
    <w:lvl w:ilvl="4" w:tplc="FE767F0A">
      <w:start w:val="1"/>
      <w:numFmt w:val="lowerLetter"/>
      <w:lvlText w:val="%5."/>
      <w:lvlJc w:val="left"/>
      <w:pPr>
        <w:ind w:left="3600" w:hanging="360"/>
      </w:pPr>
    </w:lvl>
    <w:lvl w:ilvl="5" w:tplc="0E308ECE">
      <w:start w:val="1"/>
      <w:numFmt w:val="lowerRoman"/>
      <w:lvlText w:val="%6."/>
      <w:lvlJc w:val="right"/>
      <w:pPr>
        <w:ind w:left="4320" w:hanging="180"/>
      </w:pPr>
    </w:lvl>
    <w:lvl w:ilvl="6" w:tplc="E1BED042">
      <w:start w:val="1"/>
      <w:numFmt w:val="decimal"/>
      <w:lvlText w:val="%7."/>
      <w:lvlJc w:val="left"/>
      <w:pPr>
        <w:ind w:left="5040" w:hanging="360"/>
      </w:pPr>
    </w:lvl>
    <w:lvl w:ilvl="7" w:tplc="F7066AFE">
      <w:start w:val="1"/>
      <w:numFmt w:val="lowerLetter"/>
      <w:lvlText w:val="%8."/>
      <w:lvlJc w:val="left"/>
      <w:pPr>
        <w:ind w:left="5760" w:hanging="360"/>
      </w:pPr>
    </w:lvl>
    <w:lvl w:ilvl="8" w:tplc="1230FFB0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F0DA51"/>
    <w:multiLevelType w:val="hybridMultilevel"/>
    <w:tmpl w:val="8CE4B15A"/>
    <w:lvl w:ilvl="0" w:tplc="6A8E5A22">
      <w:start w:val="1"/>
      <w:numFmt w:val="decimal"/>
      <w:lvlText w:val="%1."/>
      <w:lvlJc w:val="left"/>
      <w:pPr>
        <w:ind w:left="720" w:hanging="360"/>
      </w:pPr>
    </w:lvl>
    <w:lvl w:ilvl="1" w:tplc="5E987B56">
      <w:start w:val="1"/>
      <w:numFmt w:val="lowerLetter"/>
      <w:lvlText w:val="%2."/>
      <w:lvlJc w:val="left"/>
      <w:pPr>
        <w:ind w:left="1440" w:hanging="360"/>
      </w:pPr>
    </w:lvl>
    <w:lvl w:ilvl="2" w:tplc="EFCAE12C">
      <w:start w:val="1"/>
      <w:numFmt w:val="lowerRoman"/>
      <w:lvlText w:val="%3."/>
      <w:lvlJc w:val="right"/>
      <w:pPr>
        <w:ind w:left="2160" w:hanging="180"/>
      </w:pPr>
    </w:lvl>
    <w:lvl w:ilvl="3" w:tplc="08B8D736">
      <w:start w:val="1"/>
      <w:numFmt w:val="decimal"/>
      <w:lvlText w:val="%4."/>
      <w:lvlJc w:val="left"/>
      <w:pPr>
        <w:ind w:left="2880" w:hanging="360"/>
      </w:pPr>
    </w:lvl>
    <w:lvl w:ilvl="4" w:tplc="DD72E5FA">
      <w:start w:val="1"/>
      <w:numFmt w:val="lowerLetter"/>
      <w:lvlText w:val="%5."/>
      <w:lvlJc w:val="left"/>
      <w:pPr>
        <w:ind w:left="3600" w:hanging="360"/>
      </w:pPr>
    </w:lvl>
    <w:lvl w:ilvl="5" w:tplc="42680AE4">
      <w:start w:val="1"/>
      <w:numFmt w:val="lowerRoman"/>
      <w:lvlText w:val="%6."/>
      <w:lvlJc w:val="right"/>
      <w:pPr>
        <w:ind w:left="4320" w:hanging="180"/>
      </w:pPr>
    </w:lvl>
    <w:lvl w:ilvl="6" w:tplc="1AA23128">
      <w:start w:val="1"/>
      <w:numFmt w:val="decimal"/>
      <w:lvlText w:val="%7."/>
      <w:lvlJc w:val="left"/>
      <w:pPr>
        <w:ind w:left="5040" w:hanging="360"/>
      </w:pPr>
    </w:lvl>
    <w:lvl w:ilvl="7" w:tplc="2E085AD2">
      <w:start w:val="1"/>
      <w:numFmt w:val="lowerLetter"/>
      <w:lvlText w:val="%8."/>
      <w:lvlJc w:val="left"/>
      <w:pPr>
        <w:ind w:left="5760" w:hanging="360"/>
      </w:pPr>
    </w:lvl>
    <w:lvl w:ilvl="8" w:tplc="C4F4517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E8657B"/>
    <w:multiLevelType w:val="hybridMultilevel"/>
    <w:tmpl w:val="17CC4E26"/>
    <w:lvl w:ilvl="0" w:tplc="6E3A433E">
      <w:start w:val="1"/>
      <w:numFmt w:val="decimal"/>
      <w:lvlText w:val="%1."/>
      <w:lvlJc w:val="left"/>
      <w:pPr>
        <w:ind w:left="720" w:hanging="360"/>
      </w:pPr>
    </w:lvl>
    <w:lvl w:ilvl="1" w:tplc="2714790A">
      <w:start w:val="1"/>
      <w:numFmt w:val="lowerLetter"/>
      <w:lvlText w:val="%2."/>
      <w:lvlJc w:val="left"/>
      <w:pPr>
        <w:ind w:left="1440" w:hanging="360"/>
      </w:pPr>
    </w:lvl>
    <w:lvl w:ilvl="2" w:tplc="18DAD800">
      <w:start w:val="1"/>
      <w:numFmt w:val="lowerRoman"/>
      <w:lvlText w:val="%3."/>
      <w:lvlJc w:val="right"/>
      <w:pPr>
        <w:ind w:left="2160" w:hanging="180"/>
      </w:pPr>
    </w:lvl>
    <w:lvl w:ilvl="3" w:tplc="380EE440">
      <w:start w:val="1"/>
      <w:numFmt w:val="decimal"/>
      <w:lvlText w:val="%4."/>
      <w:lvlJc w:val="left"/>
      <w:pPr>
        <w:ind w:left="2880" w:hanging="360"/>
      </w:pPr>
    </w:lvl>
    <w:lvl w:ilvl="4" w:tplc="305CAA50">
      <w:start w:val="1"/>
      <w:numFmt w:val="lowerLetter"/>
      <w:lvlText w:val="%5."/>
      <w:lvlJc w:val="left"/>
      <w:pPr>
        <w:ind w:left="3600" w:hanging="360"/>
      </w:pPr>
    </w:lvl>
    <w:lvl w:ilvl="5" w:tplc="5A829A6E">
      <w:start w:val="1"/>
      <w:numFmt w:val="lowerRoman"/>
      <w:lvlText w:val="%6."/>
      <w:lvlJc w:val="right"/>
      <w:pPr>
        <w:ind w:left="4320" w:hanging="180"/>
      </w:pPr>
    </w:lvl>
    <w:lvl w:ilvl="6" w:tplc="E81AF452">
      <w:start w:val="1"/>
      <w:numFmt w:val="decimal"/>
      <w:lvlText w:val="%7."/>
      <w:lvlJc w:val="left"/>
      <w:pPr>
        <w:ind w:left="5040" w:hanging="360"/>
      </w:pPr>
    </w:lvl>
    <w:lvl w:ilvl="7" w:tplc="99DC392C">
      <w:start w:val="1"/>
      <w:numFmt w:val="lowerLetter"/>
      <w:lvlText w:val="%8."/>
      <w:lvlJc w:val="left"/>
      <w:pPr>
        <w:ind w:left="5760" w:hanging="360"/>
      </w:pPr>
    </w:lvl>
    <w:lvl w:ilvl="8" w:tplc="CA1EA02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BCEBA8"/>
    <w:multiLevelType w:val="hybridMultilevel"/>
    <w:tmpl w:val="2B4EAAEE"/>
    <w:lvl w:ilvl="0" w:tplc="DF381F9E">
      <w:start w:val="1"/>
      <w:numFmt w:val="decimal"/>
      <w:lvlText w:val="%1."/>
      <w:lvlJc w:val="left"/>
      <w:pPr>
        <w:ind w:left="720" w:hanging="360"/>
      </w:pPr>
    </w:lvl>
    <w:lvl w:ilvl="1" w:tplc="3474CA20">
      <w:start w:val="1"/>
      <w:numFmt w:val="lowerLetter"/>
      <w:lvlText w:val="%2."/>
      <w:lvlJc w:val="left"/>
      <w:pPr>
        <w:ind w:left="1440" w:hanging="360"/>
      </w:pPr>
    </w:lvl>
    <w:lvl w:ilvl="2" w:tplc="AF26BBA4">
      <w:start w:val="1"/>
      <w:numFmt w:val="lowerRoman"/>
      <w:lvlText w:val="%3."/>
      <w:lvlJc w:val="right"/>
      <w:pPr>
        <w:ind w:left="2160" w:hanging="180"/>
      </w:pPr>
    </w:lvl>
    <w:lvl w:ilvl="3" w:tplc="FD8C940A">
      <w:start w:val="1"/>
      <w:numFmt w:val="decimal"/>
      <w:lvlText w:val="%4."/>
      <w:lvlJc w:val="left"/>
      <w:pPr>
        <w:ind w:left="2880" w:hanging="360"/>
      </w:pPr>
    </w:lvl>
    <w:lvl w:ilvl="4" w:tplc="EA569266">
      <w:start w:val="1"/>
      <w:numFmt w:val="lowerLetter"/>
      <w:lvlText w:val="%5."/>
      <w:lvlJc w:val="left"/>
      <w:pPr>
        <w:ind w:left="3600" w:hanging="360"/>
      </w:pPr>
    </w:lvl>
    <w:lvl w:ilvl="5" w:tplc="E2743B54">
      <w:start w:val="1"/>
      <w:numFmt w:val="lowerRoman"/>
      <w:lvlText w:val="%6."/>
      <w:lvlJc w:val="right"/>
      <w:pPr>
        <w:ind w:left="4320" w:hanging="180"/>
      </w:pPr>
    </w:lvl>
    <w:lvl w:ilvl="6" w:tplc="80DAB8D6">
      <w:start w:val="1"/>
      <w:numFmt w:val="decimal"/>
      <w:lvlText w:val="%7."/>
      <w:lvlJc w:val="left"/>
      <w:pPr>
        <w:ind w:left="5040" w:hanging="360"/>
      </w:pPr>
    </w:lvl>
    <w:lvl w:ilvl="7" w:tplc="62D2918C">
      <w:start w:val="1"/>
      <w:numFmt w:val="lowerLetter"/>
      <w:lvlText w:val="%8."/>
      <w:lvlJc w:val="left"/>
      <w:pPr>
        <w:ind w:left="5760" w:hanging="360"/>
      </w:pPr>
    </w:lvl>
    <w:lvl w:ilvl="8" w:tplc="183628C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C33254"/>
    <w:multiLevelType w:val="hybridMultilevel"/>
    <w:tmpl w:val="8410E6E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2D7D63"/>
    <w:multiLevelType w:val="hybridMultilevel"/>
    <w:tmpl w:val="9C8C1192"/>
    <w:lvl w:ilvl="0" w:tplc="670EDFE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DB56BC"/>
    <w:multiLevelType w:val="hybridMultilevel"/>
    <w:tmpl w:val="9E06BFC8"/>
    <w:lvl w:ilvl="0" w:tplc="BD5CED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27F5CB"/>
    <w:multiLevelType w:val="hybridMultilevel"/>
    <w:tmpl w:val="9BE29C50"/>
    <w:lvl w:ilvl="0" w:tplc="10362FA6">
      <w:start w:val="1"/>
      <w:numFmt w:val="decimal"/>
      <w:lvlText w:val="%1."/>
      <w:lvlJc w:val="left"/>
      <w:pPr>
        <w:ind w:left="720" w:hanging="360"/>
      </w:pPr>
    </w:lvl>
    <w:lvl w:ilvl="1" w:tplc="65B2C196">
      <w:start w:val="1"/>
      <w:numFmt w:val="lowerLetter"/>
      <w:lvlText w:val="%2."/>
      <w:lvlJc w:val="left"/>
      <w:pPr>
        <w:ind w:left="1440" w:hanging="360"/>
      </w:pPr>
    </w:lvl>
    <w:lvl w:ilvl="2" w:tplc="29BED398">
      <w:start w:val="1"/>
      <w:numFmt w:val="lowerRoman"/>
      <w:lvlText w:val="%3."/>
      <w:lvlJc w:val="right"/>
      <w:pPr>
        <w:ind w:left="2160" w:hanging="180"/>
      </w:pPr>
    </w:lvl>
    <w:lvl w:ilvl="3" w:tplc="ECD65038">
      <w:start w:val="1"/>
      <w:numFmt w:val="decimal"/>
      <w:lvlText w:val="%4."/>
      <w:lvlJc w:val="left"/>
      <w:pPr>
        <w:ind w:left="2880" w:hanging="360"/>
      </w:pPr>
    </w:lvl>
    <w:lvl w:ilvl="4" w:tplc="EA347DA0">
      <w:start w:val="1"/>
      <w:numFmt w:val="lowerLetter"/>
      <w:lvlText w:val="%5."/>
      <w:lvlJc w:val="left"/>
      <w:pPr>
        <w:ind w:left="3600" w:hanging="360"/>
      </w:pPr>
    </w:lvl>
    <w:lvl w:ilvl="5" w:tplc="F99A2840">
      <w:start w:val="1"/>
      <w:numFmt w:val="lowerRoman"/>
      <w:lvlText w:val="%6."/>
      <w:lvlJc w:val="right"/>
      <w:pPr>
        <w:ind w:left="4320" w:hanging="180"/>
      </w:pPr>
    </w:lvl>
    <w:lvl w:ilvl="6" w:tplc="7194D876">
      <w:start w:val="1"/>
      <w:numFmt w:val="decimal"/>
      <w:lvlText w:val="%7."/>
      <w:lvlJc w:val="left"/>
      <w:pPr>
        <w:ind w:left="5040" w:hanging="360"/>
      </w:pPr>
    </w:lvl>
    <w:lvl w:ilvl="7" w:tplc="E416A2D6">
      <w:start w:val="1"/>
      <w:numFmt w:val="lowerLetter"/>
      <w:lvlText w:val="%8."/>
      <w:lvlJc w:val="left"/>
      <w:pPr>
        <w:ind w:left="5760" w:hanging="360"/>
      </w:pPr>
    </w:lvl>
    <w:lvl w:ilvl="8" w:tplc="72385910">
      <w:start w:val="1"/>
      <w:numFmt w:val="lowerRoman"/>
      <w:lvlText w:val="%9."/>
      <w:lvlJc w:val="right"/>
      <w:pPr>
        <w:ind w:left="6480" w:hanging="180"/>
      </w:pPr>
    </w:lvl>
  </w:abstractNum>
  <w:num w:numId="1" w16cid:durableId="1114135885">
    <w:abstractNumId w:val="0"/>
  </w:num>
  <w:num w:numId="2" w16cid:durableId="1388525323">
    <w:abstractNumId w:val="3"/>
  </w:num>
  <w:num w:numId="3" w16cid:durableId="1604607385">
    <w:abstractNumId w:val="1"/>
  </w:num>
  <w:num w:numId="4" w16cid:durableId="1677879264">
    <w:abstractNumId w:val="14"/>
  </w:num>
  <w:num w:numId="5" w16cid:durableId="1693801506">
    <w:abstractNumId w:val="6"/>
  </w:num>
  <w:num w:numId="6" w16cid:durableId="1907110024">
    <w:abstractNumId w:val="10"/>
  </w:num>
  <w:num w:numId="7" w16cid:durableId="2074084766">
    <w:abstractNumId w:val="13"/>
  </w:num>
  <w:num w:numId="8" w16cid:durableId="233245649">
    <w:abstractNumId w:val="5"/>
  </w:num>
  <w:num w:numId="9" w16cid:durableId="665061200">
    <w:abstractNumId w:val="12"/>
  </w:num>
  <w:num w:numId="10" w16cid:durableId="786394224">
    <w:abstractNumId w:val="4"/>
  </w:num>
  <w:num w:numId="11" w16cid:durableId="827014333">
    <w:abstractNumId w:val="18"/>
  </w:num>
  <w:num w:numId="12" w16cid:durableId="843132578">
    <w:abstractNumId w:val="2"/>
  </w:num>
  <w:num w:numId="13" w16cid:durableId="906495172">
    <w:abstractNumId w:val="11"/>
  </w:num>
  <w:num w:numId="14" w16cid:durableId="731198449">
    <w:abstractNumId w:val="8"/>
  </w:num>
  <w:num w:numId="15" w16cid:durableId="846019464">
    <w:abstractNumId w:val="9"/>
  </w:num>
  <w:num w:numId="16" w16cid:durableId="129326622">
    <w:abstractNumId w:val="15"/>
  </w:num>
  <w:num w:numId="17" w16cid:durableId="1238442670">
    <w:abstractNumId w:val="7"/>
  </w:num>
  <w:num w:numId="18" w16cid:durableId="1675760211">
    <w:abstractNumId w:val="16"/>
  </w:num>
  <w:num w:numId="19" w16cid:durableId="16266956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A7"/>
    <w:rsid w:val="000163A8"/>
    <w:rsid w:val="00023E40"/>
    <w:rsid w:val="00033B43"/>
    <w:rsid w:val="000406A6"/>
    <w:rsid w:val="000474DF"/>
    <w:rsid w:val="00047F83"/>
    <w:rsid w:val="00057F3B"/>
    <w:rsid w:val="00064BB6"/>
    <w:rsid w:val="000759CD"/>
    <w:rsid w:val="000827AB"/>
    <w:rsid w:val="00093501"/>
    <w:rsid w:val="000B4B84"/>
    <w:rsid w:val="000B5852"/>
    <w:rsid w:val="000B6E70"/>
    <w:rsid w:val="000C771B"/>
    <w:rsid w:val="000E6EAF"/>
    <w:rsid w:val="00125485"/>
    <w:rsid w:val="00125694"/>
    <w:rsid w:val="001327F5"/>
    <w:rsid w:val="00141F09"/>
    <w:rsid w:val="0015351D"/>
    <w:rsid w:val="001536CE"/>
    <w:rsid w:val="001650F3"/>
    <w:rsid w:val="001672CF"/>
    <w:rsid w:val="00193815"/>
    <w:rsid w:val="001A10A4"/>
    <w:rsid w:val="001B4658"/>
    <w:rsid w:val="001B65D3"/>
    <w:rsid w:val="001C53FF"/>
    <w:rsid w:val="001C62D2"/>
    <w:rsid w:val="001C7D3C"/>
    <w:rsid w:val="001D63E6"/>
    <w:rsid w:val="001E035D"/>
    <w:rsid w:val="001F3B3E"/>
    <w:rsid w:val="001F5135"/>
    <w:rsid w:val="002047BD"/>
    <w:rsid w:val="00205463"/>
    <w:rsid w:val="0021019C"/>
    <w:rsid w:val="00221ECB"/>
    <w:rsid w:val="002220C5"/>
    <w:rsid w:val="002326E1"/>
    <w:rsid w:val="002455D2"/>
    <w:rsid w:val="00252C20"/>
    <w:rsid w:val="00254C76"/>
    <w:rsid w:val="00260555"/>
    <w:rsid w:val="0026095B"/>
    <w:rsid w:val="00262A9C"/>
    <w:rsid w:val="00267BAA"/>
    <w:rsid w:val="00271024"/>
    <w:rsid w:val="00290314"/>
    <w:rsid w:val="00296057"/>
    <w:rsid w:val="002C0E23"/>
    <w:rsid w:val="002F1019"/>
    <w:rsid w:val="00301153"/>
    <w:rsid w:val="00314D30"/>
    <w:rsid w:val="0031511F"/>
    <w:rsid w:val="0031556B"/>
    <w:rsid w:val="00315EB6"/>
    <w:rsid w:val="00326488"/>
    <w:rsid w:val="00332EA5"/>
    <w:rsid w:val="003432E2"/>
    <w:rsid w:val="00351D9B"/>
    <w:rsid w:val="00352735"/>
    <w:rsid w:val="003571B5"/>
    <w:rsid w:val="00361181"/>
    <w:rsid w:val="00386D69"/>
    <w:rsid w:val="003A1E42"/>
    <w:rsid w:val="003A24F1"/>
    <w:rsid w:val="003A25DB"/>
    <w:rsid w:val="003B1603"/>
    <w:rsid w:val="003B7952"/>
    <w:rsid w:val="003C16F2"/>
    <w:rsid w:val="003C47F5"/>
    <w:rsid w:val="003D0A12"/>
    <w:rsid w:val="003D3D8F"/>
    <w:rsid w:val="0040363E"/>
    <w:rsid w:val="00403F55"/>
    <w:rsid w:val="00425567"/>
    <w:rsid w:val="0042744E"/>
    <w:rsid w:val="004371FD"/>
    <w:rsid w:val="00444F99"/>
    <w:rsid w:val="00467EBE"/>
    <w:rsid w:val="00475129"/>
    <w:rsid w:val="0048406B"/>
    <w:rsid w:val="00490CEB"/>
    <w:rsid w:val="00493BB1"/>
    <w:rsid w:val="004964D7"/>
    <w:rsid w:val="004969E6"/>
    <w:rsid w:val="004A5D15"/>
    <w:rsid w:val="004A6C84"/>
    <w:rsid w:val="004C4879"/>
    <w:rsid w:val="004D17FE"/>
    <w:rsid w:val="004E622D"/>
    <w:rsid w:val="00516F62"/>
    <w:rsid w:val="00547051"/>
    <w:rsid w:val="0055624F"/>
    <w:rsid w:val="00581434"/>
    <w:rsid w:val="00591E34"/>
    <w:rsid w:val="00595E10"/>
    <w:rsid w:val="005965CF"/>
    <w:rsid w:val="005A11D7"/>
    <w:rsid w:val="005A65AA"/>
    <w:rsid w:val="005A721B"/>
    <w:rsid w:val="005B08BD"/>
    <w:rsid w:val="005B10F3"/>
    <w:rsid w:val="005B5D1E"/>
    <w:rsid w:val="005B78EB"/>
    <w:rsid w:val="005D3B07"/>
    <w:rsid w:val="005F3BE6"/>
    <w:rsid w:val="00605507"/>
    <w:rsid w:val="006154F4"/>
    <w:rsid w:val="00616AF7"/>
    <w:rsid w:val="00640150"/>
    <w:rsid w:val="006526C7"/>
    <w:rsid w:val="00654276"/>
    <w:rsid w:val="00670BA7"/>
    <w:rsid w:val="00671A1D"/>
    <w:rsid w:val="00675DDA"/>
    <w:rsid w:val="006821E2"/>
    <w:rsid w:val="00693F70"/>
    <w:rsid w:val="00695010"/>
    <w:rsid w:val="006A5912"/>
    <w:rsid w:val="006B30E1"/>
    <w:rsid w:val="006B3C2A"/>
    <w:rsid w:val="006D0A85"/>
    <w:rsid w:val="006E78A6"/>
    <w:rsid w:val="006F71B2"/>
    <w:rsid w:val="00721CFE"/>
    <w:rsid w:val="00732EA5"/>
    <w:rsid w:val="00741118"/>
    <w:rsid w:val="007438A3"/>
    <w:rsid w:val="0077284C"/>
    <w:rsid w:val="00785368"/>
    <w:rsid w:val="00787212"/>
    <w:rsid w:val="007A130B"/>
    <w:rsid w:val="007A2611"/>
    <w:rsid w:val="007A2F8D"/>
    <w:rsid w:val="007B2F7B"/>
    <w:rsid w:val="007B6ABD"/>
    <w:rsid w:val="007C08C8"/>
    <w:rsid w:val="007C5FD1"/>
    <w:rsid w:val="007C7B04"/>
    <w:rsid w:val="007E1407"/>
    <w:rsid w:val="007E7C16"/>
    <w:rsid w:val="007F2BD8"/>
    <w:rsid w:val="00815E62"/>
    <w:rsid w:val="0082165A"/>
    <w:rsid w:val="0082743F"/>
    <w:rsid w:val="00882241"/>
    <w:rsid w:val="00883968"/>
    <w:rsid w:val="008C362D"/>
    <w:rsid w:val="008E49B1"/>
    <w:rsid w:val="008E7C95"/>
    <w:rsid w:val="008F26AB"/>
    <w:rsid w:val="00900B6E"/>
    <w:rsid w:val="00903F64"/>
    <w:rsid w:val="00907093"/>
    <w:rsid w:val="00911298"/>
    <w:rsid w:val="00911794"/>
    <w:rsid w:val="00914F1F"/>
    <w:rsid w:val="009310B1"/>
    <w:rsid w:val="00942CA8"/>
    <w:rsid w:val="0094575B"/>
    <w:rsid w:val="00947DDE"/>
    <w:rsid w:val="009507E1"/>
    <w:rsid w:val="009629F2"/>
    <w:rsid w:val="009757A9"/>
    <w:rsid w:val="0098258E"/>
    <w:rsid w:val="00982F56"/>
    <w:rsid w:val="00987BC7"/>
    <w:rsid w:val="00993AD2"/>
    <w:rsid w:val="009B0494"/>
    <w:rsid w:val="009C00B1"/>
    <w:rsid w:val="009C7AB5"/>
    <w:rsid w:val="009E584D"/>
    <w:rsid w:val="009F2B80"/>
    <w:rsid w:val="009F610A"/>
    <w:rsid w:val="00A00AF6"/>
    <w:rsid w:val="00A05B95"/>
    <w:rsid w:val="00A25DA7"/>
    <w:rsid w:val="00A30BE0"/>
    <w:rsid w:val="00A31579"/>
    <w:rsid w:val="00A37964"/>
    <w:rsid w:val="00A44934"/>
    <w:rsid w:val="00A52B3B"/>
    <w:rsid w:val="00A63D54"/>
    <w:rsid w:val="00A65403"/>
    <w:rsid w:val="00A66700"/>
    <w:rsid w:val="00A70814"/>
    <w:rsid w:val="00A71C5B"/>
    <w:rsid w:val="00A723A9"/>
    <w:rsid w:val="00A87E60"/>
    <w:rsid w:val="00A94299"/>
    <w:rsid w:val="00A94553"/>
    <w:rsid w:val="00A97C56"/>
    <w:rsid w:val="00AB131A"/>
    <w:rsid w:val="00AB1597"/>
    <w:rsid w:val="00AC340C"/>
    <w:rsid w:val="00AD12AC"/>
    <w:rsid w:val="00AE0CC7"/>
    <w:rsid w:val="00AE33DD"/>
    <w:rsid w:val="00AE3FE0"/>
    <w:rsid w:val="00AE5D72"/>
    <w:rsid w:val="00AE6044"/>
    <w:rsid w:val="00AE676E"/>
    <w:rsid w:val="00AE7F47"/>
    <w:rsid w:val="00AF6CAB"/>
    <w:rsid w:val="00B14789"/>
    <w:rsid w:val="00B274BA"/>
    <w:rsid w:val="00B458D7"/>
    <w:rsid w:val="00B60F55"/>
    <w:rsid w:val="00B65B48"/>
    <w:rsid w:val="00B7011C"/>
    <w:rsid w:val="00BA3B21"/>
    <w:rsid w:val="00BB0889"/>
    <w:rsid w:val="00BC0535"/>
    <w:rsid w:val="00BC21F5"/>
    <w:rsid w:val="00BD0234"/>
    <w:rsid w:val="00BE673C"/>
    <w:rsid w:val="00C109CB"/>
    <w:rsid w:val="00C13730"/>
    <w:rsid w:val="00C2082F"/>
    <w:rsid w:val="00C30928"/>
    <w:rsid w:val="00C52843"/>
    <w:rsid w:val="00C52D14"/>
    <w:rsid w:val="00C57868"/>
    <w:rsid w:val="00C601A5"/>
    <w:rsid w:val="00C6079C"/>
    <w:rsid w:val="00C6288B"/>
    <w:rsid w:val="00C6790E"/>
    <w:rsid w:val="00C91A75"/>
    <w:rsid w:val="00C95A21"/>
    <w:rsid w:val="00CA5EEE"/>
    <w:rsid w:val="00CA6431"/>
    <w:rsid w:val="00CC267D"/>
    <w:rsid w:val="00CC5ED3"/>
    <w:rsid w:val="00CD6674"/>
    <w:rsid w:val="00D17797"/>
    <w:rsid w:val="00D230CA"/>
    <w:rsid w:val="00D35EA3"/>
    <w:rsid w:val="00D41B7D"/>
    <w:rsid w:val="00D44268"/>
    <w:rsid w:val="00D52513"/>
    <w:rsid w:val="00D676A5"/>
    <w:rsid w:val="00DA44F7"/>
    <w:rsid w:val="00DB2976"/>
    <w:rsid w:val="00DB7FE2"/>
    <w:rsid w:val="00DD7C00"/>
    <w:rsid w:val="00DE420B"/>
    <w:rsid w:val="00DF1877"/>
    <w:rsid w:val="00E260DE"/>
    <w:rsid w:val="00E300B7"/>
    <w:rsid w:val="00E31ECD"/>
    <w:rsid w:val="00E3332B"/>
    <w:rsid w:val="00E43ED0"/>
    <w:rsid w:val="00E4767E"/>
    <w:rsid w:val="00E72A5E"/>
    <w:rsid w:val="00E72AC0"/>
    <w:rsid w:val="00E72BC6"/>
    <w:rsid w:val="00E807E3"/>
    <w:rsid w:val="00E87F22"/>
    <w:rsid w:val="00E90E12"/>
    <w:rsid w:val="00E91470"/>
    <w:rsid w:val="00E928FF"/>
    <w:rsid w:val="00E9718B"/>
    <w:rsid w:val="00EA577F"/>
    <w:rsid w:val="00EB6E17"/>
    <w:rsid w:val="00EC1472"/>
    <w:rsid w:val="00EC3E64"/>
    <w:rsid w:val="00ED7467"/>
    <w:rsid w:val="00EE78AF"/>
    <w:rsid w:val="00EF040D"/>
    <w:rsid w:val="00EF704B"/>
    <w:rsid w:val="00F10298"/>
    <w:rsid w:val="00F12191"/>
    <w:rsid w:val="00F13E35"/>
    <w:rsid w:val="00F14531"/>
    <w:rsid w:val="00F15219"/>
    <w:rsid w:val="00F24B27"/>
    <w:rsid w:val="00F26A2A"/>
    <w:rsid w:val="00F3161A"/>
    <w:rsid w:val="00F42CE5"/>
    <w:rsid w:val="00F43470"/>
    <w:rsid w:val="00F524DD"/>
    <w:rsid w:val="00F71BD4"/>
    <w:rsid w:val="00F72A9B"/>
    <w:rsid w:val="00F80DAD"/>
    <w:rsid w:val="00F91BAC"/>
    <w:rsid w:val="00FA75E8"/>
    <w:rsid w:val="00FB1A5D"/>
    <w:rsid w:val="00FB7836"/>
    <w:rsid w:val="00FC22DD"/>
    <w:rsid w:val="00FC6931"/>
    <w:rsid w:val="00FD715F"/>
    <w:rsid w:val="00FF1E31"/>
    <w:rsid w:val="1FD15FFE"/>
    <w:rsid w:val="262DB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ECD70"/>
  <w15:chartTrackingRefBased/>
  <w15:docId w15:val="{080DD2EB-5047-46F1-8EF3-849C80EA8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A2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A2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0A25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rsid w:val="00A2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A25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A2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A2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A2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A2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5D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D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DA7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Fuentedeprrafopredeter"/>
    <w:uiPriority w:val="9"/>
    <w:rsid w:val="007B2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7B2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rsid w:val="007B2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7B2F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7B2F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7B2F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uiPriority w:val="9"/>
    <w:semiHidden/>
    <w:rsid w:val="007B2F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uiPriority w:val="9"/>
    <w:semiHidden/>
    <w:rsid w:val="007B2F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uiPriority w:val="9"/>
    <w:semiHidden/>
    <w:rsid w:val="007B2F7B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7B2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7B2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Fuentedeprrafopredeter"/>
    <w:uiPriority w:val="29"/>
    <w:rsid w:val="007B2F7B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uiPriority w:val="30"/>
    <w:rsid w:val="007B2F7B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dbcacf-2119-4ad4-b838-b1b968d635b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9526A5B41A74D449BED28310D4389C1" ma:contentTypeVersion="13" ma:contentTypeDescription="Crear nuevo documento." ma:contentTypeScope="" ma:versionID="2ec482a4abf40495b6bd5bd10c41bdaf">
  <xsd:schema xmlns:xsd="http://www.w3.org/2001/XMLSchema" xmlns:xs="http://www.w3.org/2001/XMLSchema" xmlns:p="http://schemas.microsoft.com/office/2006/metadata/properties" xmlns:ns3="13dbcacf-2119-4ad4-b838-b1b968d635b2" targetNamespace="http://schemas.microsoft.com/office/2006/metadata/properties" ma:root="true" ma:fieldsID="e7708f708a9eae5ee65c36bcce12abd3" ns3:_="">
    <xsd:import namespace="13dbcacf-2119-4ad4-b838-b1b968d635b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Locatio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dbcacf-2119-4ad4-b838-b1b968d635b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2F18BA-236C-4DB4-BA35-DE100AC59B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7F3310-2AD3-454B-89E4-94D4F7DF592E}">
  <ds:schemaRefs>
    <ds:schemaRef ds:uri="http://schemas.microsoft.com/office/2006/metadata/properties"/>
    <ds:schemaRef ds:uri="http://schemas.microsoft.com/office/infopath/2007/PartnerControls"/>
    <ds:schemaRef ds:uri="13dbcacf-2119-4ad4-b838-b1b968d635b2"/>
  </ds:schemaRefs>
</ds:datastoreItem>
</file>

<file path=customXml/itemProps3.xml><?xml version="1.0" encoding="utf-8"?>
<ds:datastoreItem xmlns:ds="http://schemas.openxmlformats.org/officeDocument/2006/customXml" ds:itemID="{C5A544E9-F35C-4868-B830-07362D6D59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dbcacf-2119-4ad4-b838-b1b968d635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1560</TotalTime>
  <Pages>19</Pages>
  <Words>3477</Words>
  <Characters>19128</Characters>
  <Application>Microsoft Office Word</Application>
  <DocSecurity>0</DocSecurity>
  <Lines>159</Lines>
  <Paragraphs>45</Paragraphs>
  <ScaleCrop>false</ScaleCrop>
  <Company/>
  <LinksUpToDate>false</LinksUpToDate>
  <CharactersWithSpaces>22560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Tiburcio  Gomez Moran</dc:creator>
  <cp:keywords/>
  <dc:description/>
  <cp:lastModifiedBy>Edgar Tiburcio  Gomez Moran</cp:lastModifiedBy>
  <cp:revision>142</cp:revision>
  <dcterms:created xsi:type="dcterms:W3CDTF">2026-01-26T00:59:00Z</dcterms:created>
  <dcterms:modified xsi:type="dcterms:W3CDTF">2026-01-30T10:14:00Z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0x01010029526A5B41A74D449BED28310D4389C1</vt:lpwstr>
  </property>
</Properties>
</file>